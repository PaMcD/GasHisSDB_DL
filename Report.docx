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AC54" w14:textId="3C823267" w:rsidR="003831D8" w:rsidRPr="0041580C" w:rsidRDefault="003831D8" w:rsidP="0041580C">
      <w:pPr>
        <w:pStyle w:val="Title"/>
        <w:rPr>
          <w:rFonts w:ascii="Calibri Light" w:hAnsi="Calibri Light"/>
        </w:rPr>
      </w:pPr>
      <w:bookmarkStart w:id="0" w:name="_Toc135400469"/>
      <w:r w:rsidRPr="00B56855">
        <w:t>Digital Pathology with the Gastric Histopathology Sub-size Image Database (</w:t>
      </w:r>
      <w:proofErr w:type="spellStart"/>
      <w:r w:rsidRPr="00B56855">
        <w:t>GasHisSDB</w:t>
      </w:r>
      <w:proofErr w:type="spellEnd"/>
      <w:r w:rsidRPr="00B56855">
        <w:t>)</w:t>
      </w:r>
      <w:bookmarkEnd w:id="0"/>
    </w:p>
    <w:p w14:paraId="5B4BF9EE" w14:textId="2CDC6E95" w:rsidR="00A84EDE" w:rsidRDefault="004F6AA0" w:rsidP="004F6AA0">
      <w:r>
        <w:t xml:space="preserve">Applying machine learning methods to IHC images has been performed in several </w:t>
      </w:r>
      <w:r w:rsidR="00CF681D">
        <w:t>cancers (breast</w:t>
      </w:r>
      <w:r w:rsidR="00F40B0A">
        <w:fldChar w:fldCharType="begin"/>
      </w:r>
      <w:r w:rsidR="0041580C">
        <w:instrText xml:space="preserve"> ADDIN EN.CITE &lt;EndNote&gt;&lt;Cite&gt;&lt;Author&gt;Cruz-Roa&lt;/Author&gt;&lt;Year&gt;2017&lt;/Year&gt;&lt;RecNum&gt;305&lt;/RecNum&gt;&lt;DisplayText&gt;&lt;style face="superscript"&gt;(1)&lt;/style&gt;&lt;/DisplayText&gt;&lt;record&gt;&lt;rec-number&gt;305&lt;/rec-number&gt;&lt;foreign-keys&gt;&lt;key app="EN" db-id="awxfefetlp555bexff050s2v0aaft5s2we09" timestamp="1649952903"&gt;305&lt;/key&gt;&lt;/foreign-keys&gt;&lt;ref-type name="Journal Article"&gt;17&lt;/ref-type&gt;&lt;contributors&gt;&lt;authors&gt;&lt;author&gt;Cruz-Roa, Angel&lt;/author&gt;&lt;author&gt;Gilmore, Hannah&lt;/author&gt;&lt;author&gt;Basavanhally, Ajay&lt;/author&gt;&lt;author&gt;Feldman, Michael&lt;/author&gt;&lt;author&gt;Ganesan, Shridar&lt;/author&gt;&lt;author&gt;Shih, Natalie N. C.&lt;/author&gt;&lt;author&gt;Tomaszewski, John&lt;/author&gt;&lt;author&gt;González, Fabio A.&lt;/author&gt;&lt;author&gt;Madabhushi, Anant&lt;/author&gt;&lt;/authors&gt;&lt;/contributors&gt;&lt;titles&gt;&lt;title&gt;Accurate and reproducible invasive breast cancer detection in whole-slide images: A Deep Learning approach for quantifying tumor extent&lt;/title&gt;&lt;secondary-title&gt;Scientific Reports&lt;/secondary-title&gt;&lt;/titles&gt;&lt;periodical&gt;&lt;full-title&gt;Scientific Reports&lt;/full-title&gt;&lt;/periodical&gt;&lt;pages&gt;46450&lt;/pages&gt;&lt;volume&gt;7&lt;/volume&gt;&lt;number&gt;1&lt;/number&gt;&lt;dates&gt;&lt;year&gt;2017&lt;/year&gt;&lt;pub-dates&gt;&lt;date&gt;2017/04/18&lt;/date&gt;&lt;/pub-dates&gt;&lt;/dates&gt;&lt;isbn&gt;2045-2322&lt;/isbn&gt;&lt;urls&gt;&lt;related-urls&gt;&lt;url&gt;https://doi.org/10.1038/srep46450&lt;/url&gt;&lt;/related-urls&gt;&lt;/urls&gt;&lt;electronic-resource-num&gt;10.1038/srep46450&lt;/electronic-resource-num&gt;&lt;/record&gt;&lt;/Cite&gt;&lt;/EndNote&gt;</w:instrText>
      </w:r>
      <w:r w:rsidR="00F40B0A">
        <w:fldChar w:fldCharType="separate"/>
      </w:r>
      <w:r w:rsidR="0041580C" w:rsidRPr="0041580C">
        <w:rPr>
          <w:noProof/>
          <w:vertAlign w:val="superscript"/>
        </w:rPr>
        <w:t>(1)</w:t>
      </w:r>
      <w:r w:rsidR="00F40B0A">
        <w:fldChar w:fldCharType="end"/>
      </w:r>
      <w:r w:rsidR="00CF681D">
        <w:t>, prostate</w:t>
      </w:r>
      <w:r w:rsidR="00A77DAA">
        <w:fldChar w:fldCharType="begin">
          <w:fldData xml:space="preserve">PEVuZE5vdGU+PENpdGU+PEF1dGhvcj5CdWx0ZW48L0F1dGhvcj48WWVhcj4yMDIwPC9ZZWFyPjxS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</w:fldData>
        </w:fldChar>
      </w:r>
      <w:r w:rsidR="0041580C">
        <w:instrText xml:space="preserve"> ADDIN EN.CITE </w:instrText>
      </w:r>
      <w:r w:rsidR="0041580C">
        <w:fldChar w:fldCharType="begin">
          <w:fldData xml:space="preserve">PEVuZE5vdGU+PENpdGU+PEF1dGhvcj5CdWx0ZW48L0F1dGhvcj48WWVhcj4yMDIwPC9ZZWFyPjxS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</w:fldData>
        </w:fldChar>
      </w:r>
      <w:r w:rsidR="0041580C">
        <w:instrText xml:space="preserve"> ADDIN EN.CITE.DATA </w:instrText>
      </w:r>
      <w:r w:rsidR="0041580C">
        <w:fldChar w:fldCharType="end"/>
      </w:r>
      <w:r w:rsidR="00A77DAA">
        <w:fldChar w:fldCharType="separate"/>
      </w:r>
      <w:r w:rsidR="0041580C" w:rsidRPr="0041580C">
        <w:rPr>
          <w:noProof/>
          <w:vertAlign w:val="superscript"/>
        </w:rPr>
        <w:t>(2)</w:t>
      </w:r>
      <w:r w:rsidR="00A77DAA">
        <w:fldChar w:fldCharType="end"/>
      </w:r>
      <w:r w:rsidR="00CF681D">
        <w:t>, stomach</w:t>
      </w:r>
      <w:r w:rsidR="008E048F">
        <w:fldChar w:fldCharType="begin"/>
      </w:r>
      <w:r w:rsidR="0041580C">
        <w:instrText xml:space="preserve"> ADDIN EN.CITE &lt;EndNote&gt;&lt;Cite&gt;&lt;Author&gt;Iizuka&lt;/Author&gt;&lt;Year&gt;2020&lt;/Year&gt;&lt;RecNum&gt;289&lt;/RecNum&gt;&lt;DisplayText&gt;&lt;style face="superscript"&gt;(3)&lt;/style&gt;&lt;/DisplayText&gt;&lt;record&gt;&lt;rec-number&gt;289&lt;/rec-number&gt;&lt;foreign-keys&gt;&lt;key app="EN" db-id="awxfefetlp555bexff050s2v0aaft5s2we09" timestamp="1648728635"&gt;289&lt;/key&gt;&lt;/foreign-keys&gt;&lt;ref-type name="Journal Article"&gt;17&lt;/ref-type&gt;&lt;contributors&gt;&lt;authors&gt;&lt;author&gt;Iizuka, Osamu&lt;/author&gt;&lt;author&gt;Kanavati, Fahdi&lt;/author&gt;&lt;author&gt;Kato, Kei&lt;/author&gt;&lt;author&gt;Rambeau, Michael&lt;/author&gt;&lt;author&gt;Arihiro, Koji&lt;/author&gt;&lt;author&gt;Tsuneki, Masayuki&lt;/author&gt;&lt;/authors&gt;&lt;/contributors&gt;&lt;titles&gt;&lt;title&gt;Deep Learning Models for Histopathological Classification of Gastric and Colonic Epithelial Tumours&lt;/title&gt;&lt;secondary-title&gt;Scientific Reports&lt;/secondary-title&gt;&lt;/titles&gt;&lt;periodical&gt;&lt;full-title&gt;Scientific Reports&lt;/full-title&gt;&lt;/periodical&gt;&lt;pages&gt;1504&lt;/pages&gt;&lt;volume&gt;10&lt;/volume&gt;&lt;number&gt;1&lt;/number&gt;&lt;dates&gt;&lt;year&gt;2020&lt;/year&gt;&lt;pub-dates&gt;&lt;date&gt;2020/01/30&lt;/date&gt;&lt;/pub-dates&gt;&lt;/dates&gt;&lt;isbn&gt;2045-2322&lt;/isbn&gt;&lt;urls&gt;&lt;related-urls&gt;&lt;url&gt;https://doi.org/10.1038/s41598-020-58467-9&lt;/url&gt;&lt;/related-urls&gt;&lt;/urls&gt;&lt;electronic-resource-num&gt;10.1038/s41598-020-58467-9&lt;/electronic-resource-num&gt;&lt;/record&gt;&lt;/Cite&gt;&lt;/EndNote&gt;</w:instrText>
      </w:r>
      <w:r w:rsidR="008E048F">
        <w:fldChar w:fldCharType="separate"/>
      </w:r>
      <w:r w:rsidR="0041580C" w:rsidRPr="0041580C">
        <w:rPr>
          <w:noProof/>
          <w:vertAlign w:val="superscript"/>
        </w:rPr>
        <w:t>(3)</w:t>
      </w:r>
      <w:r w:rsidR="008E048F">
        <w:fldChar w:fldCharType="end"/>
      </w:r>
      <w:r w:rsidR="00CF681D">
        <w:t>)</w:t>
      </w:r>
      <w:r w:rsidR="00A77DAA">
        <w:t>.</w:t>
      </w:r>
      <w:r>
        <w:t xml:space="preserve"> However, its often the case that the datasets used in the model training are not publicly available</w:t>
      </w:r>
      <w:r>
        <w:fldChar w:fldCharType="begin"/>
      </w:r>
      <w:r w:rsidR="0041580C">
        <w:instrText xml:space="preserve"> ADDIN EN.CITE &lt;EndNote&gt;&lt;Cite&gt;&lt;Author&gt;Iizuka&lt;/Author&gt;&lt;Year&gt;2020&lt;/Year&gt;&lt;RecNum&gt;290&lt;/RecNum&gt;&lt;DisplayText&gt;&lt;style face="superscript"&gt;(3)&lt;/style&gt;&lt;/DisplayText&gt;&lt;record&gt;&lt;rec-number&gt;290&lt;/rec-number&gt;&lt;foreign-keys&gt;&lt;key app="EN" db-id="awxfefetlp555bexff050s2v0aaft5s2we09" timestamp="1648728775"&gt;290&lt;/key&gt;&lt;/foreign-keys&gt;&lt;ref-type name="Journal Article"&gt;17&lt;/ref-type&gt;&lt;contributors&gt;&lt;authors&gt;&lt;author&gt;Iizuka, Osamu&lt;/author&gt;&lt;author&gt;Kanavati, Fahdi&lt;/author&gt;&lt;author&gt;Kato, Kei&lt;/author&gt;&lt;author&gt;Rambeau, Michael&lt;/author&gt;&lt;author&gt;Arihiro, Koji&lt;/author&gt;&lt;author&gt;Tsuneki, Masayuki&lt;/author&gt;&lt;/authors&gt;&lt;/contributors&gt;&lt;titles&gt;&lt;title&gt;Deep Learning Models for Histopathological Classification of Gastric and Colonic Epithelial Tumours&lt;/title&gt;&lt;secondary-title&gt;Scientific Reports&lt;/secondary-title&gt;&lt;/titles&gt;&lt;periodical&gt;&lt;full-title&gt;Scientific Reports&lt;/full-title&gt;&lt;/periodical&gt;&lt;pages&gt;1504&lt;/pages&gt;&lt;volume&gt;10&lt;/volume&gt;&lt;number&gt;1&lt;/number&gt;&lt;dates&gt;&lt;year&gt;2020&lt;/year&gt;&lt;pub-dates&gt;&lt;date&gt;2020/01/30&lt;/date&gt;&lt;/pub-dates&gt;&lt;/dates&gt;&lt;isbn&gt;2045-2322&lt;/isbn&gt;&lt;urls&gt;&lt;related-urls&gt;&lt;url&gt;https://doi.org/10.1038/s41598-020-58467-9&lt;/url&gt;&lt;/related-urls&gt;&lt;/urls&gt;&lt;electronic-resource-num&gt;10.1038/s41598-020-58467-9&lt;/electronic-resource-num&gt;&lt;/record&gt;&lt;/Cite&gt;&lt;/EndNote&gt;</w:instrText>
      </w:r>
      <w:r>
        <w:fldChar w:fldCharType="separate"/>
      </w:r>
      <w:r w:rsidR="0041580C" w:rsidRPr="0041580C">
        <w:rPr>
          <w:noProof/>
          <w:vertAlign w:val="superscript"/>
        </w:rPr>
        <w:t>(3)</w:t>
      </w:r>
      <w:r>
        <w:fldChar w:fldCharType="end"/>
      </w:r>
      <w:r w:rsidR="0008609A">
        <w:t xml:space="preserve"> and thus not fully reproducible</w:t>
      </w:r>
      <w:r w:rsidR="00850BA7">
        <w:t xml:space="preserve"> or transparent</w:t>
      </w:r>
      <w:r w:rsidR="00044384">
        <w:t xml:space="preserve"> for other researchers.</w:t>
      </w:r>
      <w:r w:rsidR="00D46F42">
        <w:t xml:space="preserve"> </w:t>
      </w:r>
      <w:r w:rsidR="00236063">
        <w:t xml:space="preserve">A 2022 paper by </w:t>
      </w:r>
      <w:r w:rsidR="00236063">
        <w:rPr>
          <w:rStyle w:val="text"/>
        </w:rPr>
        <w:t xml:space="preserve">Hu et al. </w:t>
      </w:r>
      <w:r w:rsidR="00A13F5C">
        <w:t xml:space="preserve">describes the curation of the first publicly available dataset for gastric histopathology images, specifically for the goal of </w:t>
      </w:r>
      <w:r w:rsidR="009B4BC1">
        <w:t>allowing researchers to improve on machine learning methods to detect these types of cancer.</w:t>
      </w:r>
      <w:r w:rsidR="00302E32">
        <w:t xml:space="preserve"> Here</w:t>
      </w:r>
      <w:r w:rsidR="00F51702">
        <w:t>,</w:t>
      </w:r>
      <w:r w:rsidR="00DD144F">
        <w:t xml:space="preserve"> we replicated the results found in the paper by</w:t>
      </w:r>
      <w:r w:rsidR="00E3584C">
        <w:t xml:space="preserve"> </w:t>
      </w:r>
      <w:r w:rsidR="00B24812">
        <w:t>indep</w:t>
      </w:r>
      <w:r w:rsidR="00CD4163">
        <w:t>end</w:t>
      </w:r>
      <w:r w:rsidR="00AF287C">
        <w:t>ently</w:t>
      </w:r>
      <w:r w:rsidR="00DD144F">
        <w:t xml:space="preserve"> training 2 deep learning models using the </w:t>
      </w:r>
      <w:proofErr w:type="spellStart"/>
      <w:r w:rsidR="00DD144F">
        <w:t>GasHisSDB</w:t>
      </w:r>
      <w:proofErr w:type="spellEnd"/>
      <w:r w:rsidR="00DD144F">
        <w:t xml:space="preserve"> dataset and test the model using whole slide images (WSI)</w:t>
      </w:r>
      <w:r w:rsidR="00626A25">
        <w:t xml:space="preserve"> of adenocarcinoma</w:t>
      </w:r>
      <w:r w:rsidR="00DD144F">
        <w:t xml:space="preserve"> from the </w:t>
      </w:r>
      <w:r w:rsidR="00626A25">
        <w:t>TCGA-STAD repository.</w:t>
      </w:r>
    </w:p>
    <w:p w14:paraId="60027E1C" w14:textId="77777777" w:rsidR="00A84EDE" w:rsidRDefault="00A84EDE" w:rsidP="00587EE2">
      <w:pPr>
        <w:pStyle w:val="Heading2"/>
      </w:pPr>
      <w:bookmarkStart w:id="1" w:name="_Toc1411134761"/>
      <w:r>
        <w:t>Current Digital Pathology Challenges</w:t>
      </w:r>
      <w:r w:rsidRPr="0045349C">
        <w:t xml:space="preserve"> </w:t>
      </w:r>
      <w:bookmarkEnd w:id="1"/>
    </w:p>
    <w:p w14:paraId="6A5CE554" w14:textId="6EA76296" w:rsidR="00402522" w:rsidRDefault="00A84EDE" w:rsidP="00587EE2">
      <w:r>
        <w:t>The current gold standard for many cancer type diagnosis is based on visual inspection of tissue sections by a trained pathologist</w:t>
      </w:r>
      <w:r>
        <w:fldChar w:fldCharType="begin"/>
      </w:r>
      <w:r w:rsidR="0041580C">
        <w:instrText xml:space="preserve"> ADDIN EN.CITE &lt;EndNote&gt;&lt;Cite&gt;&lt;Author&gt;Elmore&lt;/Author&gt;&lt;Year&gt;2021&lt;/Year&gt;&lt;RecNum&gt;300&lt;/RecNum&gt;&lt;DisplayText&gt;&lt;style face="superscript"&gt;(4)&lt;/style&gt;&lt;/DisplayText&gt;&lt;record&gt;&lt;rec-number&gt;300&lt;/rec-number&gt;&lt;foreign-keys&gt;&lt;key app="EN" db-id="awxfefetlp555bexff050s2v0aaft5s2we09" timestamp="1649320097"&gt;300&lt;/key&gt;&lt;/foreign-keys&gt;&lt;ref-type name="Journal Article"&gt;17&lt;/ref-type&gt;&lt;contributors&gt;&lt;authors&gt;&lt;author&gt;Elmore, Joann&lt;/author&gt;&lt;/authors&gt;&lt;/contributors&gt;&lt;titles&gt;&lt;title&gt;Abstract SY01-03: The gold standard cancer diagnosis: Studies of physician variability, interpretive behavior, and the impact of AI&lt;/title&gt;&lt;secondary-title&gt;Cancer Research&lt;/secondary-title&gt;&lt;/titles&gt;&lt;periodical&gt;&lt;full-title&gt;Cancer research&lt;/full-title&gt;&lt;/periodical&gt;&lt;pages&gt;SY01-03-SY01-03&lt;/pages&gt;&lt;volume&gt;81&lt;/volume&gt;&lt;number&gt;13_Supplement&lt;/number&gt;&lt;dates&gt;&lt;year&gt;2021&lt;/year&gt;&lt;/dates&gt;&lt;isbn&gt;0008-5472&lt;/isbn&gt;&lt;urls&gt;&lt;related-urls&gt;&lt;url&gt;https://doi.org/10.1158/1538-7445.AM2021-SY01-03&lt;/url&gt;&lt;/related-urls&gt;&lt;/urls&gt;&lt;electronic-resource-num&gt;10.1158/1538-7445.Am2021-sy01-03&lt;/electronic-resource-num&gt;&lt;access-date&gt;4/7/2022&lt;/access-date&gt;&lt;/record&gt;&lt;/Cite&gt;&lt;/EndNote&gt;</w:instrText>
      </w:r>
      <w:r>
        <w:fldChar w:fldCharType="separate"/>
      </w:r>
      <w:r w:rsidR="0041580C" w:rsidRPr="0041580C">
        <w:rPr>
          <w:noProof/>
          <w:vertAlign w:val="superscript"/>
        </w:rPr>
        <w:t>(4)</w:t>
      </w:r>
      <w:r>
        <w:fldChar w:fldCharType="end"/>
      </w:r>
      <w:r>
        <w:t xml:space="preserve">. </w:t>
      </w:r>
      <w:r w:rsidR="006D5442">
        <w:t xml:space="preserve">While the accuracy of trained pathologists with adequate time is close to 100%, </w:t>
      </w:r>
      <w:r w:rsidR="00251154">
        <w:t>these conditions are not often met</w:t>
      </w:r>
      <w:r w:rsidR="004B7A2F">
        <w:t xml:space="preserve"> due to resource issues</w:t>
      </w:r>
      <w:r w:rsidR="00214F79">
        <w:t>.</w:t>
      </w:r>
      <w:r w:rsidR="006D5442">
        <w:t xml:space="preserve"> </w:t>
      </w:r>
      <w:r w:rsidR="00402522">
        <w:t xml:space="preserve">The 2017 Royal college of Pathologist </w:t>
      </w:r>
      <w:r w:rsidR="00AF287C">
        <w:t>survey</w:t>
      </w:r>
      <w:r w:rsidR="00402522">
        <w:t xml:space="preserve"> found that only 3% of departments have enough stay and 45% have had to send work away to outside labs for processing.</w:t>
      </w:r>
    </w:p>
    <w:p w14:paraId="78B9361E" w14:textId="77777777" w:rsidR="00402522" w:rsidRDefault="00402522" w:rsidP="00402522">
      <w:pPr>
        <w:keepNext/>
        <w:jc w:val="center"/>
      </w:pPr>
      <w:r w:rsidRPr="002B0C6F">
        <w:rPr>
          <w:noProof/>
        </w:rPr>
        <w:lastRenderedPageBreak/>
        <w:drawing>
          <wp:inline distT="0" distB="0" distL="0" distR="0" wp14:anchorId="5AAEB342" wp14:editId="2D4CD418">
            <wp:extent cx="4328687" cy="388620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8"/>
                    <a:srcRect t="8840" r="3846" b="3333"/>
                    <a:stretch/>
                  </pic:blipFill>
                  <pic:spPr bwMode="auto">
                    <a:xfrm>
                      <a:off x="0" y="0"/>
                      <a:ext cx="4335366" cy="3892196"/>
                    </a:xfrm>
                    <a:prstGeom prst="rect">
                      <a:avLst/>
                    </a:prstGeom>
                    <a:ln>
                      <a:noFill/>
                    </a:ln>
                    <a:extLst>
                      <a:ext uri="{53640926-AAD7-44D8-BBD7-CCE9431645EC}">
                        <a14:shadowObscured xmlns:a14="http://schemas.microsoft.com/office/drawing/2010/main"/>
                      </a:ext>
                    </a:extLst>
                  </pic:spPr>
                </pic:pic>
              </a:graphicData>
            </a:graphic>
          </wp:inline>
        </w:drawing>
      </w:r>
    </w:p>
    <w:p w14:paraId="745E2497" w14:textId="19A829E8" w:rsidR="00402522" w:rsidRDefault="00402522" w:rsidP="00402522">
      <w:pPr>
        <w:pStyle w:val="Caption"/>
        <w:jc w:val="center"/>
      </w:pPr>
      <w:r>
        <w:t xml:space="preserve">Figure </w:t>
      </w:r>
      <w:r>
        <w:fldChar w:fldCharType="begin"/>
      </w:r>
      <w:r>
        <w:instrText xml:space="preserve"> SEQ Figure \* ARABIC </w:instrText>
      </w:r>
      <w:r>
        <w:fldChar w:fldCharType="separate"/>
      </w:r>
      <w:r w:rsidR="00AD240A">
        <w:rPr>
          <w:noProof/>
        </w:rPr>
        <w:t>2</w:t>
      </w:r>
      <w:r>
        <w:fldChar w:fldCharType="end"/>
      </w:r>
      <w:r>
        <w:t xml:space="preserve"> - 2017 Royal College of Pathologists Survey of 103 Histopathology Departments. Sourced here</w:t>
      </w:r>
      <w:r>
        <w:fldChar w:fldCharType="begin"/>
      </w:r>
      <w:r w:rsidR="0041580C">
        <w:instrText xml:space="preserve"> ADDIN EN.CITE &lt;EndNote&gt;&lt;Cite&gt;&lt;Author&gt;Pathologists&lt;/Author&gt;&lt;Year&gt;2017&lt;/Year&gt;&lt;RecNum&gt;299&lt;/RecNum&gt;&lt;DisplayText&gt;&lt;style face="superscript"&gt;(5)&lt;/style&gt;&lt;/DisplayText&gt;&lt;record&gt;&lt;rec-number&gt;299&lt;/rec-number&gt;&lt;foreign-keys&gt;&lt;key app="EN" db-id="awxfefetlp555bexff050s2v0aaft5s2we09" timestamp="1649259600"&gt;299&lt;/key&gt;&lt;/foreign-keys&gt;&lt;ref-type name="Pamphlet"&gt;24&lt;/ref-type&gt;&lt;contributors&gt;&lt;authors&gt;&lt;author&gt;Royal College of Pathologists&lt;/author&gt;&lt;/authors&gt;&lt;secondary-authors&gt;&lt;author&gt;RCP&lt;/author&gt;&lt;/secondary-authors&gt;&lt;/contributors&gt;&lt;titles&gt;&lt;title&gt;Royal College of Pathologists Survey Results 2017&lt;/title&gt;&lt;/titles&gt;&lt;dates&gt;&lt;year&gt;2017&lt;/year&gt;&lt;/dates&gt;&lt;urls&gt;&lt;related-urls&gt;&lt;url&gt;https://www.rcpath.org/uploads/assets/952a934d-2ec3-48c9-a8e6e00fcdca700f/Meeting-Pathology-Demand-Histopathology-Workforce-Census-2018.pdf&lt;/url&gt;&lt;/related-urls&gt;&lt;/urls&gt;&lt;/record&gt;&lt;/Cite&gt;&lt;/EndNote&gt;</w:instrText>
      </w:r>
      <w:r>
        <w:fldChar w:fldCharType="separate"/>
      </w:r>
      <w:r w:rsidR="0041580C" w:rsidRPr="0041580C">
        <w:rPr>
          <w:noProof/>
          <w:vertAlign w:val="superscript"/>
        </w:rPr>
        <w:t>(5)</w:t>
      </w:r>
      <w:r>
        <w:fldChar w:fldCharType="end"/>
      </w:r>
      <w:r>
        <w:t>.</w:t>
      </w:r>
    </w:p>
    <w:p w14:paraId="2D6BEC8F" w14:textId="77777777" w:rsidR="00402522" w:rsidRDefault="00402522" w:rsidP="00587EE2"/>
    <w:p w14:paraId="765B027C" w14:textId="77777777" w:rsidR="00402522" w:rsidRDefault="00402522" w:rsidP="00587EE2"/>
    <w:p w14:paraId="6EFAF4DB" w14:textId="7BE15F92" w:rsidR="00A01537" w:rsidRDefault="00A01537" w:rsidP="00A01537">
      <w:pPr>
        <w:pStyle w:val="Heading2"/>
      </w:pPr>
      <w:r>
        <w:t>A.I.s potential for Digital Pathology</w:t>
      </w:r>
    </w:p>
    <w:p w14:paraId="566F23C1" w14:textId="2B272087" w:rsidR="00BC5728" w:rsidRDefault="00F53303" w:rsidP="00587EE2">
      <w:r>
        <w:t>Current performance of A.I. models to distinguish</w:t>
      </w:r>
      <w:r w:rsidR="0085314B">
        <w:t xml:space="preserve"> non-neoplastic tissue from </w:t>
      </w:r>
      <w:r>
        <w:t>adenoma</w:t>
      </w:r>
      <w:r w:rsidR="0085314B">
        <w:t xml:space="preserve"> and</w:t>
      </w:r>
      <w:r w:rsidR="005E6541">
        <w:t xml:space="preserve"> </w:t>
      </w:r>
      <w:r w:rsidR="00977663">
        <w:t>adenocarcinomas</w:t>
      </w:r>
      <w:r w:rsidR="005E6541">
        <w:t xml:space="preserve"> </w:t>
      </w:r>
      <w:r w:rsidR="0085314B">
        <w:t>is comparable to pathologists in research settings</w:t>
      </w:r>
      <w:r w:rsidR="006C3C60">
        <w:t xml:space="preserve"> can</w:t>
      </w:r>
      <w:r w:rsidR="0085314B">
        <w:t xml:space="preserve"> reach</w:t>
      </w:r>
      <w:r w:rsidR="006C3C60">
        <w:t xml:space="preserve"> </w:t>
      </w:r>
      <w:r w:rsidR="00B438BB">
        <w:t>accuracies over 95%</w:t>
      </w:r>
      <w:r w:rsidR="00B438BB">
        <w:fldChar w:fldCharType="begin"/>
      </w:r>
      <w:r w:rsidR="0041580C">
        <w:instrText xml:space="preserve"> ADDIN EN.CITE &lt;EndNote&gt;&lt;Cite&gt;&lt;Author&gt;Iizuka&lt;/Author&gt;&lt;Year&gt;2020&lt;/Year&gt;&lt;RecNum&gt;290&lt;/RecNum&gt;&lt;DisplayText&gt;&lt;style face="superscript"&gt;(3)&lt;/style&gt;&lt;/DisplayText&gt;&lt;record&gt;&lt;rec-number&gt;290&lt;/rec-number&gt;&lt;foreign-keys&gt;&lt;key app="EN" db-id="awxfefetlp555bexff050s2v0aaft5s2we09" timestamp="1648728775"&gt;290&lt;/key&gt;&lt;/foreign-keys&gt;&lt;ref-type name="Journal Article"&gt;17&lt;/ref-type&gt;&lt;contributors&gt;&lt;authors&gt;&lt;author&gt;Iizuka, Osamu&lt;/author&gt;&lt;author&gt;Kanavati, Fahdi&lt;/author&gt;&lt;author&gt;Kato, Kei&lt;/author&gt;&lt;author&gt;Rambeau, Michael&lt;/author&gt;&lt;author&gt;Arihiro, Koji&lt;/author&gt;&lt;author&gt;Tsuneki, Masayuki&lt;/author&gt;&lt;/authors&gt;&lt;/contributors&gt;&lt;titles&gt;&lt;title&gt;Deep Learning Models for Histopathological Classification of Gastric and Colonic Epithelial Tumours&lt;/title&gt;&lt;secondary-title&gt;Scientific Reports&lt;/secondary-title&gt;&lt;/titles&gt;&lt;periodical&gt;&lt;full-title&gt;Scientific Reports&lt;/full-title&gt;&lt;/periodical&gt;&lt;pages&gt;1504&lt;/pages&gt;&lt;volume&gt;10&lt;/volume&gt;&lt;number&gt;1&lt;/number&gt;&lt;dates&gt;&lt;year&gt;2020&lt;/year&gt;&lt;pub-dates&gt;&lt;date&gt;2020/01/30&lt;/date&gt;&lt;/pub-dates&gt;&lt;/dates&gt;&lt;isbn&gt;2045-2322&lt;/isbn&gt;&lt;urls&gt;&lt;related-urls&gt;&lt;url&gt;https://doi.org/10.1038/s41598-020-58467-9&lt;/url&gt;&lt;/related-urls&gt;&lt;/urls&gt;&lt;electronic-resource-num&gt;10.1038/s41598-020-58467-9&lt;/electronic-resource-num&gt;&lt;/record&gt;&lt;/Cite&gt;&lt;/EndNote&gt;</w:instrText>
      </w:r>
      <w:r w:rsidR="00B438BB">
        <w:fldChar w:fldCharType="separate"/>
      </w:r>
      <w:r w:rsidR="0041580C" w:rsidRPr="0041580C">
        <w:rPr>
          <w:noProof/>
          <w:vertAlign w:val="superscript"/>
        </w:rPr>
        <w:t>(3)</w:t>
      </w:r>
      <w:r w:rsidR="00B438BB">
        <w:fldChar w:fldCharType="end"/>
      </w:r>
      <w:r w:rsidR="00B438BB">
        <w:t>.</w:t>
      </w:r>
      <w:r w:rsidR="00F66A43">
        <w:t xml:space="preserve"> </w:t>
      </w:r>
      <w:r w:rsidR="00402522">
        <w:t xml:space="preserve">The potential of A.I. model goes beyond </w:t>
      </w:r>
      <w:r w:rsidR="00620A53">
        <w:t xml:space="preserve">classification, with papers demonstrating </w:t>
      </w:r>
      <w:r w:rsidR="002A3F64">
        <w:t xml:space="preserve">models </w:t>
      </w:r>
      <w:r w:rsidR="00BC5728">
        <w:t>capable</w:t>
      </w:r>
      <w:r w:rsidR="002A3F64">
        <w:t xml:space="preserve"> of </w:t>
      </w:r>
    </w:p>
    <w:p w14:paraId="05AE5E85" w14:textId="6597FD8C" w:rsidR="00402522" w:rsidRDefault="009F7DB2" w:rsidP="00BC5728">
      <w:pPr>
        <w:pStyle w:val="ListParagraph"/>
        <w:numPr>
          <w:ilvl w:val="0"/>
          <w:numId w:val="45"/>
        </w:numPr>
      </w:pPr>
      <w:r>
        <w:t>I</w:t>
      </w:r>
      <w:r w:rsidR="002A3F64">
        <w:t xml:space="preserve">dentifying </w:t>
      </w:r>
      <w:r w:rsidR="000B5717">
        <w:t>treatment response to immunotherapies</w:t>
      </w:r>
      <w:r w:rsidR="001235F8">
        <w:t xml:space="preserve"> in melanoma</w:t>
      </w:r>
      <w:r w:rsidR="00243AD6">
        <w:fldChar w:fldCharType="begin"/>
      </w:r>
      <w:r w:rsidR="0041580C">
        <w:instrText xml:space="preserve"> ADDIN EN.CITE &lt;EndNote&gt;&lt;Cite&gt;&lt;Author&gt;Harder&lt;/Author&gt;&lt;Year&gt;2019&lt;/Year&gt;&lt;RecNum&gt;307&lt;/RecNum&gt;&lt;DisplayText&gt;&lt;style face="superscript"&gt;(6)&lt;/style&gt;&lt;/DisplayText&gt;&lt;record&gt;&lt;rec-number&gt;307&lt;/rec-number&gt;&lt;foreign-keys&gt;&lt;key app="EN" db-id="awxfefetlp555bexff050s2v0aaft5s2we09" timestamp="1649953554"&gt;307&lt;/key&gt;&lt;/foreign-keys&gt;&lt;ref-type name="Journal Article"&gt;17&lt;/ref-type&gt;&lt;contributors&gt;&lt;authors&gt;&lt;author&gt;Harder, Nathalie&lt;/author&gt;&lt;author&gt;Schönmeyer, Ralf&lt;/author&gt;&lt;author&gt;Nekolla, Katharina&lt;/author&gt;&lt;author&gt;Meier, Armin&lt;/author&gt;&lt;author&gt;Brieu, Nicolas&lt;/author&gt;&lt;author&gt;Vanegas, Carolina&lt;/author&gt;&lt;author&gt;Madonna, Gabriele&lt;/author&gt;&lt;author&gt;Capone, Mariaelena&lt;/author&gt;&lt;author&gt;Botti, Gerardo&lt;/author&gt;&lt;author&gt;Ascierto, Paolo A.&lt;/author&gt;&lt;author&gt;Schmidt, Günter&lt;/author&gt;&lt;/authors&gt;&lt;/contributors&gt;&lt;titles&gt;&lt;title&gt;Automatic discovery of image-based signatures for ipilimumab response prediction in malignant melanoma&lt;/title&gt;&lt;secondary-title&gt;Scientific Reports&lt;/secondary-title&gt;&lt;/titles&gt;&lt;periodical&gt;&lt;full-title&gt;Scientific Reports&lt;/full-title&gt;&lt;/periodical&gt;&lt;pages&gt;7449&lt;/pages&gt;&lt;volume&gt;9&lt;/volume&gt;&lt;number&gt;1&lt;/number&gt;&lt;dates&gt;&lt;year&gt;2019&lt;/year&gt;&lt;pub-dates&gt;&lt;date&gt;2019/05/15&lt;/date&gt;&lt;/pub-dates&gt;&lt;/dates&gt;&lt;isbn&gt;2045-2322&lt;/isbn&gt;&lt;urls&gt;&lt;related-urls&gt;&lt;url&gt;https://doi.org/10.1038/s41598-019-43525-8&lt;/url&gt;&lt;/related-urls&gt;&lt;/urls&gt;&lt;electronic-resource-num&gt;10.1038/s41598-019-43525-8&lt;/electronic-resource-num&gt;&lt;/record&gt;&lt;/Cite&gt;&lt;/EndNote&gt;</w:instrText>
      </w:r>
      <w:r w:rsidR="00243AD6">
        <w:fldChar w:fldCharType="separate"/>
      </w:r>
      <w:r w:rsidR="0041580C" w:rsidRPr="0041580C">
        <w:rPr>
          <w:noProof/>
          <w:vertAlign w:val="superscript"/>
        </w:rPr>
        <w:t>(6)</w:t>
      </w:r>
      <w:r w:rsidR="00243AD6">
        <w:fldChar w:fldCharType="end"/>
      </w:r>
      <w:r w:rsidR="001235F8">
        <w:t xml:space="preserve"> and lung cancers</w:t>
      </w:r>
      <w:r w:rsidR="008E74C3">
        <w:fldChar w:fldCharType="begin">
          <w:fldData xml:space="preserve">PEVuZE5vdGU+PENpdGU+PEF1dGhvcj5UcmViZXNjaGk8L0F1dGhvcj48WWVhcj4yMDE5PC9ZZWFy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</w:fldData>
        </w:fldChar>
      </w:r>
      <w:r w:rsidR="0041580C">
        <w:instrText xml:space="preserve"> ADDIN EN.CITE </w:instrText>
      </w:r>
      <w:r w:rsidR="0041580C">
        <w:fldChar w:fldCharType="begin">
          <w:fldData xml:space="preserve">PEVuZE5vdGU+PENpdGU+PEF1dGhvcj5UcmViZXNjaGk8L0F1dGhvcj48WWVhcj4yMDE5PC9ZZWFy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</w:fldData>
        </w:fldChar>
      </w:r>
      <w:r w:rsidR="0041580C">
        <w:instrText xml:space="preserve"> ADDIN EN.CITE.DATA </w:instrText>
      </w:r>
      <w:r w:rsidR="0041580C">
        <w:fldChar w:fldCharType="end"/>
      </w:r>
      <w:r w:rsidR="008E74C3">
        <w:fldChar w:fldCharType="separate"/>
      </w:r>
      <w:r w:rsidR="0041580C" w:rsidRPr="0041580C">
        <w:rPr>
          <w:noProof/>
          <w:vertAlign w:val="superscript"/>
        </w:rPr>
        <w:t>(7)</w:t>
      </w:r>
      <w:r w:rsidR="008E74C3">
        <w:fldChar w:fldCharType="end"/>
      </w:r>
    </w:p>
    <w:p w14:paraId="629447F4" w14:textId="70D56D7B" w:rsidR="00BC5728" w:rsidRDefault="009F7DB2" w:rsidP="00BC5728">
      <w:pPr>
        <w:pStyle w:val="ListParagraph"/>
        <w:numPr>
          <w:ilvl w:val="0"/>
          <w:numId w:val="45"/>
        </w:numPr>
      </w:pPr>
      <w:r>
        <w:t>Predicting TP53 mutation status across numerous cancer types</w:t>
      </w:r>
      <w:r>
        <w:fldChar w:fldCharType="begin"/>
      </w:r>
      <w:r w:rsidR="0041580C">
        <w:instrText xml:space="preserve"> ADDIN EN.CITE &lt;EndNote&gt;&lt;Cite&gt;&lt;Author&gt;Noorbakhsh&lt;/Author&gt;&lt;Year&gt;2020&lt;/Year&gt;&lt;RecNum&gt;309&lt;/RecNum&gt;&lt;DisplayText&gt;&lt;style face="superscript"&gt;(8)&lt;/style&gt;&lt;/DisplayText&gt;&lt;record&gt;&lt;rec-number&gt;309&lt;/rec-number&gt;&lt;foreign-keys&gt;&lt;key app="EN" db-id="awxfefetlp555bexff050s2v0aaft5s2we09" timestamp="1649953844"&gt;309&lt;/key&gt;&lt;/foreign-keys&gt;&lt;ref-type name="Journal Article"&gt;17&lt;/ref-type&gt;&lt;contributors&gt;&lt;authors&gt;&lt;author&gt;Noorbakhsh, Javad&lt;/author&gt;&lt;author&gt;Farahmand, Saman&lt;/author&gt;&lt;author&gt;Foroughi pour, Ali&lt;/author&gt;&lt;author&gt;Namburi, Sandeep&lt;/author&gt;&lt;author&gt;Caruana, Dennis&lt;/author&gt;&lt;author&gt;Rimm, David&lt;/author&gt;&lt;author&gt;Soltanieh-ha, Mohammad&lt;/author&gt;&lt;author&gt;Zarringhalam, Kourosh&lt;/author&gt;&lt;author&gt;Chuang, Jeffrey H.&lt;/author&gt;&lt;/authors&gt;&lt;/contributors&gt;&lt;titles&gt;&lt;title&gt;Deep learning-based cross-classifications reveal conserved spatial behaviors within tumor histological images&lt;/title&gt;&lt;secondary-title&gt;Nature Communications&lt;/secondary-title&gt;&lt;/titles&gt;&lt;periodical&gt;&lt;full-title&gt;Nature Communications&lt;/full-title&gt;&lt;/periodical&gt;&lt;pages&gt;6367&lt;/pages&gt;&lt;volume&gt;11&lt;/volume&gt;&lt;number&gt;1&lt;/number&gt;&lt;dates&gt;&lt;year&gt;2020&lt;/year&gt;&lt;pub-dates&gt;&lt;date&gt;2020/12/11&lt;/date&gt;&lt;/pub-dates&gt;&lt;/dates&gt;&lt;isbn&gt;2041-1723&lt;/isbn&gt;&lt;urls&gt;&lt;related-urls&gt;&lt;url&gt;https://doi.org/10.1038/s41467-020-20030-5&lt;/url&gt;&lt;/related-urls&gt;&lt;/urls&gt;&lt;electronic-resource-num&gt;10.1038/s41467-020-20030-5&lt;/electronic-resource-num&gt;&lt;/record&gt;&lt;/Cite&gt;&lt;/EndNote&gt;</w:instrText>
      </w:r>
      <w:r>
        <w:fldChar w:fldCharType="separate"/>
      </w:r>
      <w:r w:rsidR="0041580C" w:rsidRPr="0041580C">
        <w:rPr>
          <w:noProof/>
          <w:vertAlign w:val="superscript"/>
        </w:rPr>
        <w:t>(8)</w:t>
      </w:r>
      <w:r>
        <w:fldChar w:fldCharType="end"/>
      </w:r>
    </w:p>
    <w:p w14:paraId="21FBF027" w14:textId="7FA5E2EE" w:rsidR="009F7DB2" w:rsidRDefault="00AE2EED" w:rsidP="00BC5728">
      <w:pPr>
        <w:pStyle w:val="ListParagraph"/>
        <w:numPr>
          <w:ilvl w:val="0"/>
          <w:numId w:val="45"/>
        </w:numPr>
      </w:pPr>
      <w:r>
        <w:t>Predicting survival rates across numerous cancer types</w:t>
      </w:r>
      <w:r>
        <w:fldChar w:fldCharType="begin"/>
      </w:r>
      <w:r w:rsidR="0041580C">
        <w:instrText xml:space="preserve"> ADDIN EN.CITE &lt;EndNote&gt;&lt;Cite&gt;&lt;Author&gt;Wulczyn&lt;/Author&gt;&lt;Year&gt;2020&lt;/Year&gt;&lt;RecNum&gt;310&lt;/RecNum&gt;&lt;DisplayText&gt;&lt;style face="superscript"&gt;(9)&lt;/style&gt;&lt;/DisplayText&gt;&lt;record&gt;&lt;rec-number&gt;310&lt;/rec-number&gt;&lt;foreign-keys&gt;&lt;key app="EN" db-id="awxfefetlp555bexff050s2v0aaft5s2we09" timestamp="1649953925"&gt;310&lt;/key&gt;&lt;/foreign-keys&gt;&lt;ref-type name="Journal Article"&gt;17&lt;/ref-type&gt;&lt;contributors&gt;&lt;authors&gt;&lt;author&gt;Wulczyn, Ellery&lt;/author&gt;&lt;author&gt;Steiner, David F.&lt;/author&gt;&lt;author&gt;Xu, Zhaoyang&lt;/author&gt;&lt;author&gt;Sadhwani, Apaar&lt;/author&gt;&lt;author&gt;Wang, Hongwu&lt;/author&gt;&lt;author&gt;Flament-Auvigne, Isabelle&lt;/author&gt;&lt;author&gt;Mermel, Craig H.&lt;/author&gt;&lt;author&gt;Chen, Po-Hsuan Cameron&lt;/author&gt;&lt;author&gt;Liu, Yun&lt;/author&gt;&lt;author&gt;Stumpe, Martin C.&lt;/author&gt;&lt;/authors&gt;&lt;/contributors&gt;&lt;titles&gt;&lt;title&gt;Deep learning-based survival prediction for multiple cancer types using histopathology images&lt;/title&gt;&lt;secondary-title&gt;PLOS ONE&lt;/secondary-title&gt;&lt;/titles&gt;&lt;periodical&gt;&lt;full-title&gt;PLOS ONE&lt;/full-title&gt;&lt;/periodical&gt;&lt;pages&gt;e0233678&lt;/pages&gt;&lt;volume&gt;15&lt;/volume&gt;&lt;number&gt;6&lt;/number&gt;&lt;dates&gt;&lt;year&gt;2020&lt;/year&gt;&lt;/dates&gt;&lt;publisher&gt;Public Library of Science&lt;/publisher&gt;&lt;urls&gt;&lt;related-urls&gt;&lt;url&gt;https://doi.org/10.1371/journal.pone.0233678&lt;/url&gt;&lt;/related-urls&gt;&lt;/urls&gt;&lt;electronic-resource-num&gt;10.1371/journal.pone.0233678&lt;/electronic-resource-num&gt;&lt;/record&gt;&lt;/Cite&gt;&lt;/EndNote&gt;</w:instrText>
      </w:r>
      <w:r>
        <w:fldChar w:fldCharType="separate"/>
      </w:r>
      <w:r w:rsidR="0041580C" w:rsidRPr="0041580C">
        <w:rPr>
          <w:noProof/>
          <w:vertAlign w:val="superscript"/>
        </w:rPr>
        <w:t>(9)</w:t>
      </w:r>
      <w:r>
        <w:fldChar w:fldCharType="end"/>
      </w:r>
    </w:p>
    <w:p w14:paraId="16516D45" w14:textId="3A87EFE2" w:rsidR="00AE2EED" w:rsidRPr="007528F4" w:rsidRDefault="00AE2EED" w:rsidP="00AE2EED">
      <w:r>
        <w:t xml:space="preserve">WSI provide a </w:t>
      </w:r>
      <w:r w:rsidR="00B200BF">
        <w:t>great resource for A.I. models as they typically store far more information than other types of medical imagery (CT scans</w:t>
      </w:r>
      <w:r w:rsidR="00B200BF">
        <w:fldChar w:fldCharType="begin"/>
      </w:r>
      <w:r w:rsidR="0041580C">
        <w:instrText xml:space="preserve"> ADDIN EN.CITE &lt;EndNote&gt;&lt;Cite&gt;&lt;Author&gt;Echle&lt;/Author&gt;&lt;Year&gt;2021&lt;/Year&gt;&lt;RecNum&gt;298&lt;/RecNum&gt;&lt;DisplayText&gt;&lt;style face="superscript"&gt;(10)&lt;/style&gt;&lt;/DisplayText&gt;&lt;record&gt;&lt;rec-number&gt;298&lt;/rec-number&gt;&lt;foreign-keys&gt;&lt;key app="EN" db-id="awxfefetlp555bexff050s2v0aaft5s2we09" timestamp="1649258452"&gt;298&lt;/key&gt;&lt;/foreign-keys&gt;&lt;ref-type name="Journal Article"&gt;17&lt;/ref-type&gt;&lt;contributors&gt;&lt;authors&gt;&lt;author&gt;Echle, Amelie&lt;/author&gt;&lt;author&gt;Rindtorff, Niklas Timon&lt;/author&gt;&lt;author&gt;Brinker, Titus Josef&lt;/author&gt;&lt;author&gt;Luedde, Tom&lt;/author&gt;&lt;author&gt;Pearson, Alexander Thomas&lt;/author&gt;&lt;author&gt;Kather, Jakob Nikolas&lt;/author&gt;&lt;/authors&gt;&lt;/contributors&gt;&lt;titles&gt;&lt;title&gt;Deep learning in cancer pathology: a new generation of clinical biomarkers&lt;/title&gt;&lt;secondary-title&gt;British Journal of Cancer&lt;/secondary-title&gt;&lt;/titles&gt;&lt;periodical&gt;&lt;full-title&gt;British Journal of Cancer&lt;/full-title&gt;&lt;/periodical&gt;&lt;pages&gt;686-696&lt;/pages&gt;&lt;volume&gt;124&lt;/volume&gt;&lt;number&gt;4&lt;/number&gt;&lt;dates&gt;&lt;year&gt;2021&lt;/year&gt;&lt;pub-dates&gt;&lt;date&gt;2021/02/01&lt;/date&gt;&lt;/pub-dates&gt;&lt;/dates&gt;&lt;isbn&gt;1532-1827&lt;/isbn&gt;&lt;urls&gt;&lt;related-urls&gt;&lt;url&gt;https://doi.org/10.1038/s41416-020-01122-x&lt;/url&gt;&lt;/related-urls&gt;&lt;/urls&gt;&lt;electronic-resource-num&gt;10.1038/s41416-020-01122-x&lt;/electronic-resource-num&gt;&lt;/record&gt;&lt;/Cite&gt;&lt;/EndNote&gt;</w:instrText>
      </w:r>
      <w:r w:rsidR="00B200BF">
        <w:fldChar w:fldCharType="separate"/>
      </w:r>
      <w:r w:rsidR="0041580C" w:rsidRPr="0041580C">
        <w:rPr>
          <w:noProof/>
          <w:vertAlign w:val="superscript"/>
        </w:rPr>
        <w:t>(10)</w:t>
      </w:r>
      <w:r w:rsidR="00B200BF">
        <w:fldChar w:fldCharType="end"/>
      </w:r>
      <w:r w:rsidR="00B200BF">
        <w:t xml:space="preserve"> for example). However, </w:t>
      </w:r>
      <w:r w:rsidR="006F5D3E">
        <w:t>all</w:t>
      </w:r>
      <w:r w:rsidR="00B200BF">
        <w:t xml:space="preserve"> </w:t>
      </w:r>
      <w:r w:rsidR="006F5D3E">
        <w:t xml:space="preserve">of </w:t>
      </w:r>
      <w:r w:rsidR="00B200BF">
        <w:t>these examples are still in the research phase</w:t>
      </w:r>
      <w:r w:rsidR="006F5D3E">
        <w:t xml:space="preserve"> and have not been incorporates into clinical settings yet. </w:t>
      </w:r>
      <w:r w:rsidR="00B05FE9">
        <w:t>The only FDA approached A.I. pathology</w:t>
      </w:r>
      <w:r w:rsidR="00040F9E">
        <w:t xml:space="preserve"> software is used for </w:t>
      </w:r>
      <w:r w:rsidR="006964C0">
        <w:t>prostate tumor detection, Paige</w:t>
      </w:r>
      <w:r w:rsidR="00FB4693">
        <w:t xml:space="preserve"> Prostate Detect</w:t>
      </w:r>
      <w:r w:rsidR="0030641C">
        <w:fldChar w:fldCharType="begin"/>
      </w:r>
      <w:r w:rsidR="0041580C">
        <w:instrText xml:space="preserve"> ADDIN EN.CITE &lt;EndNote&gt;&lt;Cite&gt;&lt;Year&gt;2022&lt;/Year&gt;&lt;RecNum&gt;311&lt;/RecNum&gt;&lt;DisplayText&gt;&lt;style face="superscript"&gt;(11)&lt;/style&gt;&lt;/DisplayText&gt;&lt;record&gt;&lt;rec-number&gt;311&lt;/rec-number&gt;&lt;foreign-keys&gt;&lt;key app="EN" db-id="awxfefetlp555bexff050s2v0aaft5s2we09" timestamp="1649954284"&gt;311&lt;/key&gt;&lt;/foreign-keys&gt;&lt;ref-type name="Web Page"&gt;12&lt;/ref-type&gt;&lt;contributors&gt;&lt;/contributors&gt;&lt;titles&gt;&lt;title&gt;Paige Prostate Detect&lt;/title&gt;&lt;/titles&gt;&lt;dates&gt;&lt;year&gt;2022&lt;/year&gt;&lt;/dates&gt;&lt;urls&gt;&lt;related-urls&gt;&lt;url&gt;https://paige.ai/clinical/&lt;/url&gt;&lt;/related-urls&gt;&lt;/urls&gt;&lt;/record&gt;&lt;/Cite&gt;&lt;/EndNote&gt;</w:instrText>
      </w:r>
      <w:r w:rsidR="0030641C">
        <w:fldChar w:fldCharType="separate"/>
      </w:r>
      <w:r w:rsidR="0041580C" w:rsidRPr="0041580C">
        <w:rPr>
          <w:noProof/>
          <w:vertAlign w:val="superscript"/>
        </w:rPr>
        <w:t>(11)</w:t>
      </w:r>
      <w:r w:rsidR="0030641C">
        <w:fldChar w:fldCharType="end"/>
      </w:r>
      <w:r w:rsidR="001737A1">
        <w:t>.</w:t>
      </w:r>
    </w:p>
    <w:p w14:paraId="243EA7EA" w14:textId="77777777" w:rsidR="00A84EDE" w:rsidRPr="00FE5DCF" w:rsidRDefault="00A84EDE" w:rsidP="00A84EDE"/>
    <w:p w14:paraId="37BDAD7B" w14:textId="456B4F06" w:rsidR="00A84EDE" w:rsidRDefault="007B4118" w:rsidP="00A84EDE">
      <w:pPr>
        <w:keepNext/>
      </w:pPr>
      <w:r>
        <w:rPr>
          <w:noProof/>
        </w:rPr>
        <w:lastRenderedPageBreak/>
        <w:drawing>
          <wp:inline distT="0" distB="0" distL="0" distR="0" wp14:anchorId="40C36B60" wp14:editId="23FB25AE">
            <wp:extent cx="2865600" cy="2142000"/>
            <wp:effectExtent l="0" t="0" r="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rotWithShape="1">
                    <a:blip r:embed="rId9" cstate="print">
                      <a:extLst>
                        <a:ext uri="{28A0092B-C50C-407E-A947-70E740481C1C}">
                          <a14:useLocalDpi xmlns:a14="http://schemas.microsoft.com/office/drawing/2010/main" val="0"/>
                        </a:ext>
                      </a:extLst>
                    </a:blip>
                    <a:srcRect b="49060"/>
                    <a:stretch/>
                  </pic:blipFill>
                  <pic:spPr bwMode="auto">
                    <a:xfrm>
                      <a:off x="0" y="0"/>
                      <a:ext cx="2865600" cy="2142000"/>
                    </a:xfrm>
                    <a:prstGeom prst="rect">
                      <a:avLst/>
                    </a:prstGeom>
                    <a:ln>
                      <a:noFill/>
                    </a:ln>
                    <a:extLst>
                      <a:ext uri="{53640926-AAD7-44D8-BBD7-CCE9431645EC}">
                        <a14:shadowObscured xmlns:a14="http://schemas.microsoft.com/office/drawing/2010/main"/>
                      </a:ext>
                    </a:extLst>
                  </pic:spPr>
                </pic:pic>
              </a:graphicData>
            </a:graphic>
          </wp:inline>
        </w:drawing>
      </w:r>
      <w:r w:rsidR="0030641C">
        <w:rPr>
          <w:noProof/>
        </w:rPr>
        <w:drawing>
          <wp:inline distT="0" distB="0" distL="0" distR="0" wp14:anchorId="63778B5F" wp14:editId="7444C942">
            <wp:extent cx="2847600" cy="2037600"/>
            <wp:effectExtent l="0" t="0" r="0" b="127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rotWithShape="1">
                    <a:blip r:embed="rId10" cstate="print">
                      <a:extLst>
                        <a:ext uri="{28A0092B-C50C-407E-A947-70E740481C1C}">
                          <a14:useLocalDpi xmlns:a14="http://schemas.microsoft.com/office/drawing/2010/main" val="0"/>
                        </a:ext>
                      </a:extLst>
                    </a:blip>
                    <a:srcRect t="51212"/>
                    <a:stretch/>
                  </pic:blipFill>
                  <pic:spPr bwMode="auto">
                    <a:xfrm>
                      <a:off x="0" y="0"/>
                      <a:ext cx="2847600" cy="2037600"/>
                    </a:xfrm>
                    <a:prstGeom prst="rect">
                      <a:avLst/>
                    </a:prstGeom>
                    <a:ln>
                      <a:noFill/>
                    </a:ln>
                    <a:extLst>
                      <a:ext uri="{53640926-AAD7-44D8-BBD7-CCE9431645EC}">
                        <a14:shadowObscured xmlns:a14="http://schemas.microsoft.com/office/drawing/2010/main"/>
                      </a:ext>
                    </a:extLst>
                  </pic:spPr>
                </pic:pic>
              </a:graphicData>
            </a:graphic>
          </wp:inline>
        </w:drawing>
      </w:r>
    </w:p>
    <w:p w14:paraId="02B51756" w14:textId="1BF22CD7" w:rsidR="00A84EDE" w:rsidRPr="00FE5DCF" w:rsidRDefault="00A84EDE" w:rsidP="00A84EDE">
      <w:pPr>
        <w:pStyle w:val="Caption"/>
        <w:jc w:val="center"/>
      </w:pPr>
      <w:r>
        <w:t xml:space="preserve">Figure </w:t>
      </w:r>
      <w:r>
        <w:fldChar w:fldCharType="begin"/>
      </w:r>
      <w:r>
        <w:instrText xml:space="preserve"> SEQ Figure \* ARABIC </w:instrText>
      </w:r>
      <w:r>
        <w:fldChar w:fldCharType="separate"/>
      </w:r>
      <w:r w:rsidR="00AD240A">
        <w:rPr>
          <w:noProof/>
        </w:rPr>
        <w:t>3</w:t>
      </w:r>
      <w:r>
        <w:fldChar w:fldCharType="end"/>
      </w:r>
      <w:r>
        <w:t xml:space="preserve"> - Applications of DL models</w:t>
      </w:r>
      <w:r w:rsidR="00F44066">
        <w:t xml:space="preserve"> in pathology</w:t>
      </w:r>
      <w:r>
        <w:t>. Taken from here</w:t>
      </w:r>
      <w:r>
        <w:fldChar w:fldCharType="begin"/>
      </w:r>
      <w:r w:rsidR="0041580C">
        <w:instrText xml:space="preserve"> ADDIN EN.CITE &lt;EndNote&gt;&lt;Cite&gt;&lt;Author&gt;Echle&lt;/Author&gt;&lt;Year&gt;2021&lt;/Year&gt;&lt;RecNum&gt;298&lt;/RecNum&gt;&lt;DisplayText&gt;&lt;style face="superscript"&gt;(10)&lt;/style&gt;&lt;/DisplayText&gt;&lt;record&gt;&lt;rec-number&gt;298&lt;/rec-number&gt;&lt;foreign-keys&gt;&lt;key app="EN" db-id="awxfefetlp555bexff050s2v0aaft5s2we09" timestamp="1649258452"&gt;298&lt;/key&gt;&lt;/foreign-keys&gt;&lt;ref-type name="Journal Article"&gt;17&lt;/ref-type&gt;&lt;contributors&gt;&lt;authors&gt;&lt;author&gt;Echle, Amelie&lt;/author&gt;&lt;author&gt;Rindtorff, Niklas Timon&lt;/author&gt;&lt;author&gt;Brinker, Titus Josef&lt;/author&gt;&lt;author&gt;Luedde, Tom&lt;/author&gt;&lt;author&gt;Pearson, Alexander Thomas&lt;/author&gt;&lt;author&gt;Kather, Jakob Nikolas&lt;/author&gt;&lt;/authors&gt;&lt;/contributors&gt;&lt;titles&gt;&lt;title&gt;Deep learning in cancer pathology: a new generation of clinical biomarkers&lt;/title&gt;&lt;secondary-title&gt;British Journal of Cancer&lt;/secondary-title&gt;&lt;/titles&gt;&lt;periodical&gt;&lt;full-title&gt;British Journal of Cancer&lt;/full-title&gt;&lt;/periodical&gt;&lt;pages&gt;686-696&lt;/pages&gt;&lt;volume&gt;124&lt;/volume&gt;&lt;number&gt;4&lt;/number&gt;&lt;dates&gt;&lt;year&gt;2021&lt;/year&gt;&lt;pub-dates&gt;&lt;date&gt;2021/02/01&lt;/date&gt;&lt;/pub-dates&gt;&lt;/dates&gt;&lt;isbn&gt;1532-1827&lt;/isbn&gt;&lt;urls&gt;&lt;related-urls&gt;&lt;url&gt;https://doi.org/10.1038/s41416-020-01122-x&lt;/url&gt;&lt;/related-urls&gt;&lt;/urls&gt;&lt;electronic-resource-num&gt;10.1038/s41416-020-01122-x&lt;/electronic-resource-num&gt;&lt;/record&gt;&lt;/Cite&gt;&lt;/EndNote&gt;</w:instrText>
      </w:r>
      <w:r>
        <w:fldChar w:fldCharType="separate"/>
      </w:r>
      <w:r w:rsidR="0041580C" w:rsidRPr="0041580C">
        <w:rPr>
          <w:noProof/>
          <w:vertAlign w:val="superscript"/>
        </w:rPr>
        <w:t>(10)</w:t>
      </w:r>
      <w:r>
        <w:fldChar w:fldCharType="end"/>
      </w:r>
      <w:r>
        <w:t>. References refer to those in the original paper.</w:t>
      </w:r>
    </w:p>
    <w:p w14:paraId="784CF4F0" w14:textId="6304AF13" w:rsidR="00A84EDE" w:rsidRDefault="00A84EDE" w:rsidP="00587EE2">
      <w:pPr>
        <w:pStyle w:val="Heading2"/>
      </w:pPr>
      <w:proofErr w:type="spellStart"/>
      <w:r>
        <w:t>GasHisSDB</w:t>
      </w:r>
      <w:proofErr w:type="spellEnd"/>
      <w:r w:rsidR="00A01537">
        <w:t xml:space="preserve"> Paper Replication</w:t>
      </w:r>
    </w:p>
    <w:p w14:paraId="3B5D8BF5" w14:textId="77777777" w:rsidR="00A84EDE" w:rsidRDefault="00A84EDE" w:rsidP="00587EE2">
      <w:pPr>
        <w:pStyle w:val="Heading3"/>
      </w:pPr>
      <w:r>
        <w:t>Dataset creation - Patching</w:t>
      </w:r>
    </w:p>
    <w:p w14:paraId="0ECF0EA6" w14:textId="48797410" w:rsidR="00A84EDE" w:rsidRDefault="00A84EDE" w:rsidP="00587EE2">
      <w:r>
        <w:t>The authors</w:t>
      </w:r>
      <w:r>
        <w:fldChar w:fldCharType="begin"/>
      </w:r>
      <w:r w:rsidR="0041580C">
        <w:instrText xml:space="preserve"> ADDIN EN.CITE &lt;EndNote&gt;&lt;Cite&gt;&lt;Author&gt;Hu&lt;/Author&gt;&lt;Year&gt;2021&lt;/Year&gt;&lt;RecNum&gt;288&lt;/RecNum&gt;&lt;DisplayText&gt;&lt;style face="superscript"&gt;(12)&lt;/style&gt;&lt;/DisplayText&gt;&lt;record&gt;&lt;rec-number&gt;288&lt;/rec-number&gt;&lt;foreign-keys&gt;&lt;key app="EN" db-id="awxfefetlp555bexff050s2v0aaft5s2we09" timestamp="1648728465"&gt;288&lt;/key&gt;&lt;/foreign-keys&gt;&lt;ref-type name="Book"&gt;6&lt;/ref-type&gt;&lt;contributors&gt;&lt;authors&gt;&lt;author&gt;Hu, Weiming&lt;/author&gt;&lt;author&gt;Li, Chen&lt;/author&gt;&lt;author&gt;Li, Xiaoyan&lt;/author&gt;&lt;author&gt;Rahaman, Md Mamunur&lt;/author&gt;&lt;author&gt;Ma, Jiquan&lt;/author&gt;&lt;author&gt;Zhang, Yong&lt;/author&gt;&lt;author&gt;Chen, Haoyuan&lt;/author&gt;&lt;author&gt;Liu, Wanli&lt;/author&gt;&lt;author&gt;Sun, Changhao&lt;/author&gt;&lt;author&gt;Yao, Yudong&lt;/author&gt;&lt;author&gt;Sun, Hongzan&lt;/author&gt;&lt;author&gt;Grzegorzek, Marcin&lt;/author&gt;&lt;/authors&gt;&lt;/contributors&gt;&lt;titles&gt;&lt;title&gt;GasHisSDB: A New Gastric Histopathology Image Dataset for Computer Aid ed Diagnosis of Gastric Cancer&lt;/title&gt;&lt;/titles&gt;&lt;keywords&gt;&lt;keyword&gt;Computer Vision and Pattern Recognition (cs.CV)&lt;/keyword&gt;&lt;keyword&gt;FOS: Computer and information sciences&lt;/keyword&gt;&lt;/keywords&gt;&lt;dates&gt;&lt;year&gt;2021&lt;/year&gt;&lt;pub-dates&gt;&lt;date&gt;2021&lt;/date&gt;&lt;/pub-dates&gt;&lt;/dates&gt;&lt;publisher&gt;arXiv&lt;/publisher&gt;&lt;label&gt;https://doi.org/10.48550/arxiv.2106.02473&lt;/label&gt;&lt;urls&gt;&lt;related-urls&gt;&lt;url&gt;https://arxiv.org/abs/2106.02473&lt;/url&gt;&lt;/related-urls&gt;&lt;/urls&gt;&lt;electronic-resource-num&gt;10.48550/ARXIV.2106.02473&lt;/electronic-resource-num&gt;&lt;/record&gt;&lt;/Cite&gt;&lt;/EndNote&gt;</w:instrText>
      </w:r>
      <w:r>
        <w:fldChar w:fldCharType="separate"/>
      </w:r>
      <w:r w:rsidR="0041580C" w:rsidRPr="0041580C">
        <w:rPr>
          <w:noProof/>
          <w:vertAlign w:val="superscript"/>
        </w:rPr>
        <w:t>(12)</w:t>
      </w:r>
      <w:r>
        <w:fldChar w:fldCharType="end"/>
      </w:r>
      <w:r>
        <w:t xml:space="preserve"> took 600 H&amp;E stained gastric whole slide images (WSI) (2048 x 2048 pixels) and cropped them into 3 collection patches of different sizes (160 x 160, 120 x 120, 80 x 80) according to a defined process. The patching process is necessary as the pre-trained CNN models are not designed to work with the original larger images. </w:t>
      </w:r>
    </w:p>
    <w:p w14:paraId="3871A536" w14:textId="7A48E103" w:rsidR="00A84EDE" w:rsidRPr="005B2FDE" w:rsidRDefault="00A84EDE" w:rsidP="00587EE2">
      <w:pPr>
        <w:pStyle w:val="Caption"/>
        <w:jc w:val="center"/>
      </w:pPr>
      <w:r w:rsidRPr="005B2FDE">
        <w:rPr>
          <w:noProof/>
        </w:rPr>
        <w:lastRenderedPageBreak/>
        <w:drawing>
          <wp:inline distT="0" distB="0" distL="0" distR="0" wp14:anchorId="08C3D787" wp14:editId="5C301C79">
            <wp:extent cx="5731510" cy="433197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43319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AD240A">
        <w:rPr>
          <w:noProof/>
        </w:rPr>
        <w:t>4</w:t>
      </w:r>
      <w:r>
        <w:fldChar w:fldCharType="end"/>
      </w:r>
      <w:r>
        <w:t xml:space="preserve"> - Patch Creation Process for dataset</w:t>
      </w:r>
    </w:p>
    <w:p w14:paraId="7ADBD737" w14:textId="77777777" w:rsidR="00A84EDE" w:rsidRDefault="00A84EDE" w:rsidP="00587EE2">
      <w:r>
        <w:t>The patching &amp; labelling process is:</w:t>
      </w:r>
    </w:p>
    <w:p w14:paraId="5EDC4793" w14:textId="472A0E10" w:rsidR="00A84EDE" w:rsidRDefault="00A84EDE" w:rsidP="00FF03E0">
      <w:pPr>
        <w:pStyle w:val="ListParagraph"/>
        <w:numPr>
          <w:ilvl w:val="0"/>
          <w:numId w:val="2"/>
        </w:numPr>
      </w:pPr>
      <w:r>
        <w:t xml:space="preserve">WSI were assessed by </w:t>
      </w:r>
      <w:r w:rsidR="00F4308B">
        <w:t>6</w:t>
      </w:r>
      <w:r>
        <w:t xml:space="preserve"> pathologists from </w:t>
      </w:r>
      <w:proofErr w:type="spellStart"/>
      <w:r>
        <w:t>Longhua</w:t>
      </w:r>
      <w:proofErr w:type="spellEnd"/>
      <w:r>
        <w:t xml:space="preserve"> Hospital, Shang-</w:t>
      </w:r>
      <w:proofErr w:type="spellStart"/>
      <w:r>
        <w:t>hai</w:t>
      </w:r>
      <w:proofErr w:type="spellEnd"/>
      <w:r>
        <w:t>, China.</w:t>
      </w:r>
    </w:p>
    <w:p w14:paraId="43B2B023" w14:textId="77777777" w:rsidR="00A84EDE" w:rsidRDefault="00A84EDE" w:rsidP="00FF03E0">
      <w:pPr>
        <w:pStyle w:val="ListParagraph"/>
        <w:numPr>
          <w:ilvl w:val="0"/>
          <w:numId w:val="2"/>
        </w:numPr>
      </w:pPr>
      <w:r>
        <w:t>Any areas highlighted as abnormal were noted as the ground truth for the classification algorithms to be used (a)</w:t>
      </w:r>
    </w:p>
    <w:p w14:paraId="391C1179" w14:textId="77777777" w:rsidR="00A84EDE" w:rsidRDefault="00A84EDE" w:rsidP="00FF03E0">
      <w:pPr>
        <w:pStyle w:val="ListParagraph"/>
        <w:numPr>
          <w:ilvl w:val="0"/>
          <w:numId w:val="2"/>
        </w:numPr>
      </w:pPr>
      <w:r>
        <w:t>WSI that contain any abnormal areas were cropped into the 3 sizes (b)</w:t>
      </w:r>
    </w:p>
    <w:p w14:paraId="04D711DF" w14:textId="77777777" w:rsidR="00A84EDE" w:rsidRDefault="00A84EDE" w:rsidP="00FF03E0">
      <w:pPr>
        <w:pStyle w:val="ListParagraph"/>
        <w:numPr>
          <w:ilvl w:val="0"/>
          <w:numId w:val="2"/>
        </w:numPr>
      </w:pPr>
      <w:r>
        <w:t>Patches were then filtered so that only those patches with &gt; 50% abnormal area were considered with the subset dataset. (c)</w:t>
      </w:r>
    </w:p>
    <w:p w14:paraId="49D5535B" w14:textId="77777777" w:rsidR="00A84EDE" w:rsidRDefault="00A84EDE" w:rsidP="00FF03E0">
      <w:pPr>
        <w:pStyle w:val="ListParagraph"/>
        <w:numPr>
          <w:ilvl w:val="0"/>
          <w:numId w:val="2"/>
        </w:numPr>
      </w:pPr>
      <w:r>
        <w:t>WSI considered fully normal were cropped into the 3 sizes. (d)</w:t>
      </w:r>
    </w:p>
    <w:p w14:paraId="17EB9E81" w14:textId="77777777" w:rsidR="00A84EDE" w:rsidRDefault="00A84EDE" w:rsidP="00FF03E0">
      <w:pPr>
        <w:pStyle w:val="ListParagraph"/>
        <w:numPr>
          <w:ilvl w:val="0"/>
          <w:numId w:val="2"/>
        </w:numPr>
      </w:pPr>
      <w:r>
        <w:t>Images were pre-processed by random rotation to reduce correlation amongst images. (e)</w:t>
      </w:r>
    </w:p>
    <w:p w14:paraId="452C898A" w14:textId="774E46B7" w:rsidR="00A84EDE" w:rsidRDefault="00A84EDE" w:rsidP="00587EE2">
      <w:r>
        <w:t xml:space="preserve">The processed dataset was downloaded from </w:t>
      </w:r>
      <w:hyperlink r:id="rId12" w:history="1">
        <w:proofErr w:type="spellStart"/>
        <w:r w:rsidRPr="0086674A">
          <w:rPr>
            <w:rStyle w:val="Hyperlink"/>
          </w:rPr>
          <w:t>gitee</w:t>
        </w:r>
        <w:proofErr w:type="spellEnd"/>
      </w:hyperlink>
      <w:r>
        <w:t xml:space="preserve"> repository provided by the authors (</w:t>
      </w:r>
      <w:proofErr w:type="spellStart"/>
      <w:r>
        <w:t>gitee</w:t>
      </w:r>
      <w:proofErr w:type="spellEnd"/>
      <w:r>
        <w:t xml:space="preserve"> appears to be a Chinese version of GitHub). The dataset was not already split into train, validation, and test sub-sets so I performed this operation myself in a 4:3:3 ratio. The 160 subset dataset contains 13,124 abnormal and 20,160 normal images, giving a class balance of approximately 40/60 Abnormal</w:t>
      </w:r>
      <w:r w:rsidR="001F6924">
        <w:t>-to-</w:t>
      </w:r>
      <w:r>
        <w:t xml:space="preserve">Normal. </w:t>
      </w:r>
    </w:p>
    <w:p w14:paraId="58A54255" w14:textId="77777777" w:rsidR="00A84EDE" w:rsidRDefault="00A84EDE" w:rsidP="00587EE2">
      <w:pPr>
        <w:pStyle w:val="Heading3"/>
      </w:pPr>
      <w:r>
        <w:t>Applying Transfer Learning to DP</w:t>
      </w:r>
    </w:p>
    <w:p w14:paraId="56EE907E" w14:textId="5AB6DFD4" w:rsidR="00A84EDE" w:rsidRDefault="00A84EDE" w:rsidP="00587EE2">
      <w:r>
        <w:t xml:space="preserve">The </w:t>
      </w:r>
      <w:proofErr w:type="spellStart"/>
      <w:r>
        <w:t>GasHisSDB</w:t>
      </w:r>
      <w:proofErr w:type="spellEnd"/>
      <w:r>
        <w:t xml:space="preserve"> paper uses a machine-learning technique called transfer learning. This is a technique where models that have been trained on one task have been retrained to perform another task. Adjusting an existing model allows the new model to benefit from the patterns already learned in the previous model. The paper uses pre-trained image classification models that have been trained to </w:t>
      </w:r>
      <w:r>
        <w:lastRenderedPageBreak/>
        <w:t>classify images from the ImageNet dataset. The ImageNet dataset is a large collection of images which have been labelled with 1 of 1000 different classifications, for example:</w:t>
      </w:r>
    </w:p>
    <w:p w14:paraId="192A14E8" w14:textId="77777777" w:rsidR="00A84EDE" w:rsidRDefault="00A84EDE" w:rsidP="00FF03E0">
      <w:pPr>
        <w:pStyle w:val="ListParagraph"/>
        <w:numPr>
          <w:ilvl w:val="0"/>
          <w:numId w:val="8"/>
        </w:numPr>
      </w:pPr>
      <w:r>
        <w:t>“Pembroke Welsh corgi”</w:t>
      </w:r>
    </w:p>
    <w:p w14:paraId="7E70C7AB" w14:textId="77777777" w:rsidR="00A84EDE" w:rsidRDefault="00A84EDE" w:rsidP="00FF03E0">
      <w:pPr>
        <w:pStyle w:val="ListParagraph"/>
        <w:numPr>
          <w:ilvl w:val="0"/>
          <w:numId w:val="8"/>
        </w:numPr>
      </w:pPr>
      <w:r>
        <w:t>“cocktail shaker”</w:t>
      </w:r>
    </w:p>
    <w:p w14:paraId="47A8DE96" w14:textId="77777777" w:rsidR="00A84EDE" w:rsidRDefault="00A84EDE" w:rsidP="00FF03E0">
      <w:pPr>
        <w:pStyle w:val="ListParagraph"/>
        <w:numPr>
          <w:ilvl w:val="0"/>
          <w:numId w:val="8"/>
        </w:numPr>
      </w:pPr>
      <w:r>
        <w:t>“hen-of-the-woods” (a type of mushroom)</w:t>
      </w:r>
    </w:p>
    <w:p w14:paraId="346FF6E3" w14:textId="77777777" w:rsidR="00A84EDE" w:rsidRDefault="00A84EDE" w:rsidP="00587EE2">
      <w:r>
        <w:t xml:space="preserve">The ImageNet dataset was curated to serve as the basis for the ImageNet Challenge, a competition where participants attempt to classify an image with 1 of 1000 labels. Milestones of computer vision innovations were often denoted by jumps in performance in this competition.  The problem was declared solved in 2015 with the </w:t>
      </w:r>
      <w:proofErr w:type="spellStart"/>
      <w:r>
        <w:t>ResNet</w:t>
      </w:r>
      <w:proofErr w:type="spellEnd"/>
      <w:r>
        <w:t xml:space="preserve"> model as it achieved super-human results.</w:t>
      </w:r>
    </w:p>
    <w:p w14:paraId="465F2680" w14:textId="77777777" w:rsidR="00A84EDE" w:rsidRDefault="00A84EDE" w:rsidP="00587EE2">
      <w:r>
        <w:rPr>
          <w:noProof/>
        </w:rPr>
        <w:drawing>
          <wp:inline distT="0" distB="0" distL="0" distR="0" wp14:anchorId="3CC14445" wp14:editId="5D64DDA3">
            <wp:extent cx="5731510" cy="2278380"/>
            <wp:effectExtent l="0" t="0" r="2540" b="762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inline>
        </w:drawing>
      </w:r>
    </w:p>
    <w:p w14:paraId="4B54D3A4" w14:textId="751C79B0" w:rsidR="00A84EDE" w:rsidRDefault="00A84EDE" w:rsidP="00587EE2">
      <w:pPr>
        <w:pStyle w:val="Caption"/>
        <w:jc w:val="center"/>
      </w:pPr>
      <w:r>
        <w:t xml:space="preserve">Figure </w:t>
      </w:r>
      <w:r>
        <w:fldChar w:fldCharType="begin"/>
      </w:r>
      <w:r>
        <w:instrText xml:space="preserve"> SEQ Figure \* ARABIC </w:instrText>
      </w:r>
      <w:r>
        <w:fldChar w:fldCharType="separate"/>
      </w:r>
      <w:r w:rsidR="00AD240A">
        <w:rPr>
          <w:noProof/>
        </w:rPr>
        <w:t>5</w:t>
      </w:r>
      <w:r>
        <w:fldChar w:fldCharType="end"/>
      </w:r>
      <w:r>
        <w:t xml:space="preserve"> - ImageNet Challenge Results. 2012 is the 1</w:t>
      </w:r>
      <w:r w:rsidRPr="008224A3">
        <w:rPr>
          <w:vertAlign w:val="superscript"/>
        </w:rPr>
        <w:t>st</w:t>
      </w:r>
      <w:r>
        <w:t xml:space="preserve"> deep learning model, </w:t>
      </w:r>
      <w:proofErr w:type="spellStart"/>
      <w:r>
        <w:t>AlexNet</w:t>
      </w:r>
      <w:proofErr w:type="spellEnd"/>
      <w:r>
        <w:t>.</w:t>
      </w:r>
    </w:p>
    <w:p w14:paraId="10481DF0" w14:textId="77777777" w:rsidR="00A84EDE" w:rsidRDefault="00A84EDE" w:rsidP="00587EE2">
      <w:r>
        <w:t xml:space="preserve">The deep learning model outputs used in the challenge output 1000 probability values (1 for each class) and the top-5 highest probability is chosen as the predicted labels. To classify the WSI as Abnormal/Normal, we need to adjust the last layer of the model to produce just 1 probability, the probability of being Abnormal say, instead of 1000.  </w:t>
      </w:r>
    </w:p>
    <w:p w14:paraId="39B12E1F" w14:textId="77777777" w:rsidR="00A84EDE" w:rsidRDefault="00A84EDE" w:rsidP="00587EE2">
      <w:pPr>
        <w:pStyle w:val="Heading3"/>
      </w:pPr>
      <w:r>
        <w:t xml:space="preserve">Building a Deep Learning Model using the </w:t>
      </w:r>
      <w:proofErr w:type="spellStart"/>
      <w:r>
        <w:t>GasHisSDB</w:t>
      </w:r>
      <w:proofErr w:type="spellEnd"/>
      <w:r>
        <w:t xml:space="preserve"> dataset</w:t>
      </w:r>
    </w:p>
    <w:p w14:paraId="5D431C00" w14:textId="508C1BB1" w:rsidR="00A84EDE" w:rsidRDefault="00A84EDE" w:rsidP="00587EE2">
      <w:r>
        <w:t xml:space="preserve">In the </w:t>
      </w:r>
      <w:proofErr w:type="spellStart"/>
      <w:r>
        <w:t>GasHisSDB</w:t>
      </w:r>
      <w:proofErr w:type="spellEnd"/>
      <w:r>
        <w:t xml:space="preserve"> paper, they use 3 architectures: </w:t>
      </w:r>
      <w:proofErr w:type="spellStart"/>
      <w:r>
        <w:t>VGGNet</w:t>
      </w:r>
      <w:proofErr w:type="spellEnd"/>
      <w:r>
        <w:t xml:space="preserve">, </w:t>
      </w:r>
      <w:proofErr w:type="spellStart"/>
      <w:r>
        <w:t>ResNet</w:t>
      </w:r>
      <w:proofErr w:type="spellEnd"/>
      <w:r>
        <w:t xml:space="preserve"> and a more recent transformer model. The transformer model did not achieve the convergence in the same training time as the </w:t>
      </w:r>
      <w:proofErr w:type="spellStart"/>
      <w:r>
        <w:t>VGGNet</w:t>
      </w:r>
      <w:proofErr w:type="spellEnd"/>
      <w:r>
        <w:t>/</w:t>
      </w:r>
      <w:proofErr w:type="spellStart"/>
      <w:r>
        <w:t>ResNet</w:t>
      </w:r>
      <w:proofErr w:type="spellEnd"/>
      <w:r>
        <w:t xml:space="preserve"> models, so I focused on replicat</w:t>
      </w:r>
      <w:r w:rsidR="00817EB0">
        <w:t>ing</w:t>
      </w:r>
      <w:r>
        <w:t xml:space="preserve"> just the first 2 model results. The paper also trained the models are the 3 patch sizes that they generated. I focused on just the 160x160 images as the principles employed at the same for the other 2 sizes. The authors also did not provide any code for the models they created. This is not an insurmountable problem as the process for creating such a model is straight forward in principle. However, as we will see, it puts unnecessary ambiguity into how the reported results were achieved.</w:t>
      </w:r>
    </w:p>
    <w:p w14:paraId="1D425DE5" w14:textId="77777777" w:rsidR="007941FC" w:rsidRDefault="00A84EDE" w:rsidP="007941FC">
      <w:pPr>
        <w:keepNext/>
        <w:jc w:val="center"/>
      </w:pPr>
      <w:r>
        <w:rPr>
          <w:noProof/>
        </w:rPr>
        <w:lastRenderedPageBreak/>
        <w:drawing>
          <wp:inline distT="0" distB="0" distL="0" distR="0" wp14:anchorId="01979680" wp14:editId="2F756FA3">
            <wp:extent cx="4022160" cy="3741420"/>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4203" cy="3743320"/>
                    </a:xfrm>
                    <a:prstGeom prst="rect">
                      <a:avLst/>
                    </a:prstGeom>
                    <a:noFill/>
                    <a:ln>
                      <a:noFill/>
                    </a:ln>
                  </pic:spPr>
                </pic:pic>
              </a:graphicData>
            </a:graphic>
          </wp:inline>
        </w:drawing>
      </w:r>
    </w:p>
    <w:p w14:paraId="72960370" w14:textId="6A8817F0" w:rsidR="00A84EDE" w:rsidRDefault="007941FC" w:rsidP="007941FC">
      <w:pPr>
        <w:pStyle w:val="Caption"/>
        <w:jc w:val="center"/>
      </w:pPr>
      <w:r>
        <w:t xml:space="preserve">Figure </w:t>
      </w:r>
      <w:r>
        <w:fldChar w:fldCharType="begin"/>
      </w:r>
      <w:r>
        <w:instrText xml:space="preserve"> SEQ Figure \* ARABIC </w:instrText>
      </w:r>
      <w:r>
        <w:fldChar w:fldCharType="separate"/>
      </w:r>
      <w:r w:rsidR="00AD240A">
        <w:rPr>
          <w:noProof/>
        </w:rPr>
        <w:t>6</w:t>
      </w:r>
      <w:r>
        <w:fldChar w:fldCharType="end"/>
      </w:r>
      <w:r>
        <w:t xml:space="preserve"> - Curated datasets</w:t>
      </w:r>
    </w:p>
    <w:p w14:paraId="000EDEEC" w14:textId="77777777" w:rsidR="00A84EDE" w:rsidRPr="0030391B" w:rsidRDefault="00A84EDE" w:rsidP="00587EE2"/>
    <w:p w14:paraId="558AA154" w14:textId="77777777" w:rsidR="00A84EDE" w:rsidRDefault="00A84EDE" w:rsidP="00587EE2">
      <w:pPr>
        <w:pStyle w:val="Heading3"/>
      </w:pPr>
      <w:r>
        <w:t xml:space="preserve">Training Results on </w:t>
      </w:r>
      <w:proofErr w:type="spellStart"/>
      <w:r w:rsidRPr="00B56855">
        <w:t>GasHisSDB</w:t>
      </w:r>
      <w:proofErr w:type="spellEnd"/>
      <w:r>
        <w:t xml:space="preserve"> dataset</w:t>
      </w:r>
    </w:p>
    <w:p w14:paraId="425C0A0E" w14:textId="075FA0B0" w:rsidR="00A84EDE" w:rsidRPr="00801B73" w:rsidRDefault="00A84EDE" w:rsidP="00587EE2">
      <w:r>
        <w:t>Training the 2 architectures on a training and validation test set produced some interesting results. The number of epochs used (100) was the same as the original authors.</w:t>
      </w:r>
      <w:r w:rsidR="00C6116A">
        <w:t xml:space="preserve"> Google </w:t>
      </w:r>
      <w:proofErr w:type="spellStart"/>
      <w:r w:rsidR="00C6116A">
        <w:t>Colab</w:t>
      </w:r>
      <w:proofErr w:type="spellEnd"/>
      <w:r w:rsidR="00C6116A">
        <w:t xml:space="preserve"> GPU resources were used to speed up the training process.</w:t>
      </w:r>
      <w:r>
        <w:t xml:space="preserve"> The VGG model began to overfit the training data after just 12 epochs. Another interest point to note is that both models achieved quite reasonable results after just 2 epochs, with VGG having 88% accuracy and </w:t>
      </w:r>
      <w:proofErr w:type="spellStart"/>
      <w:r>
        <w:t>ResNet</w:t>
      </w:r>
      <w:proofErr w:type="spellEnd"/>
      <w:r>
        <w:t xml:space="preserve"> 75%. These values should be compared against the base line class balance of 60% (meaning a model that just returns “Normal” for all images would achieve a 60% accuracy score).</w:t>
      </w:r>
    </w:p>
    <w:p w14:paraId="5FFA89D5" w14:textId="77777777" w:rsidR="00A84EDE" w:rsidRDefault="00A84EDE" w:rsidP="00587EE2">
      <w:r>
        <w:rPr>
          <w:noProof/>
        </w:rPr>
        <w:drawing>
          <wp:inline distT="0" distB="0" distL="0" distR="0" wp14:anchorId="47489077" wp14:editId="45DAF8D0">
            <wp:extent cx="2750400" cy="18324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0400" cy="1832400"/>
                    </a:xfrm>
                    <a:prstGeom prst="rect">
                      <a:avLst/>
                    </a:prstGeom>
                  </pic:spPr>
                </pic:pic>
              </a:graphicData>
            </a:graphic>
          </wp:inline>
        </w:drawing>
      </w:r>
      <w:r>
        <w:rPr>
          <w:noProof/>
        </w:rPr>
        <w:drawing>
          <wp:inline distT="0" distB="0" distL="0" distR="0" wp14:anchorId="7C8821F8" wp14:editId="0D8C2234">
            <wp:extent cx="2764800" cy="1843200"/>
            <wp:effectExtent l="0" t="0" r="0" b="508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764800" cy="1843200"/>
                    </a:xfrm>
                    <a:prstGeom prst="rect">
                      <a:avLst/>
                    </a:prstGeom>
                  </pic:spPr>
                </pic:pic>
              </a:graphicData>
            </a:graphic>
          </wp:inline>
        </w:drawing>
      </w:r>
    </w:p>
    <w:p w14:paraId="2986ACE9" w14:textId="1EA2245B" w:rsidR="00A84EDE" w:rsidRPr="00F93D14" w:rsidRDefault="00A84EDE" w:rsidP="00587EE2">
      <w:pPr>
        <w:pStyle w:val="Caption"/>
        <w:jc w:val="center"/>
      </w:pPr>
      <w:r>
        <w:t xml:space="preserve">Figure </w:t>
      </w:r>
      <w:r>
        <w:fldChar w:fldCharType="begin"/>
      </w:r>
      <w:r>
        <w:instrText xml:space="preserve"> SEQ Figure \* ARABIC </w:instrText>
      </w:r>
      <w:r>
        <w:fldChar w:fldCharType="separate"/>
      </w:r>
      <w:r w:rsidR="00AD240A">
        <w:rPr>
          <w:noProof/>
        </w:rPr>
        <w:t>7</w:t>
      </w:r>
      <w:r>
        <w:fldChar w:fldCharType="end"/>
      </w:r>
      <w:r>
        <w:t xml:space="preserve"> – Training Results. VGG overfit after just 12 epochs but performed better than </w:t>
      </w:r>
      <w:proofErr w:type="spellStart"/>
      <w:r>
        <w:t>ResNet</w:t>
      </w:r>
      <w:proofErr w:type="spellEnd"/>
      <w:r>
        <w:t xml:space="preserve"> which is surprising.</w:t>
      </w:r>
    </w:p>
    <w:p w14:paraId="2EA43C24" w14:textId="77777777" w:rsidR="00A84EDE" w:rsidRDefault="00A84EDE" w:rsidP="00587EE2">
      <w:r>
        <w:lastRenderedPageBreak/>
        <w:t xml:space="preserve">Comparing the best epoch training results of both models against each other: VGG achieved 90.46% accuracy after 12 and </w:t>
      </w:r>
      <w:proofErr w:type="spellStart"/>
      <w:r>
        <w:t>ResNet</w:t>
      </w:r>
      <w:proofErr w:type="spellEnd"/>
      <w:r>
        <w:t xml:space="preserve"> achieved 88.6% after 100. </w:t>
      </w:r>
    </w:p>
    <w:p w14:paraId="6DA3EE38" w14:textId="77777777" w:rsidR="00A84EDE" w:rsidRDefault="00A84EDE" w:rsidP="00587EE2">
      <w:pPr>
        <w:pStyle w:val="Heading3"/>
      </w:pPr>
      <w:r>
        <w:t xml:space="preserve">Test Results on </w:t>
      </w:r>
      <w:proofErr w:type="spellStart"/>
      <w:r w:rsidRPr="00B56855">
        <w:t>GasHisSDB</w:t>
      </w:r>
      <w:proofErr w:type="spellEnd"/>
      <w:r>
        <w:t xml:space="preserve"> dataset</w:t>
      </w:r>
    </w:p>
    <w:p w14:paraId="44F6BC93" w14:textId="78CC872F" w:rsidR="00A84EDE" w:rsidRPr="007C3DD7" w:rsidRDefault="00A84EDE" w:rsidP="00587EE2">
      <w:r w:rsidRPr="00FE464A">
        <w:t xml:space="preserve">True model performance can only be measured on unseen data however. </w:t>
      </w:r>
      <w:r w:rsidR="00756192" w:rsidRPr="00FE464A">
        <w:t xml:space="preserve">Typically, </w:t>
      </w:r>
      <w:r w:rsidR="000E7E59" w:rsidRPr="00FE464A">
        <w:t xml:space="preserve">if a model has been trained appropriately so that </w:t>
      </w:r>
      <w:r w:rsidR="000E7E59" w:rsidRPr="0C6DB033">
        <w:rPr>
          <w:highlight w:val="yellow"/>
        </w:rPr>
        <w:t xml:space="preserve">it </w:t>
      </w:r>
      <w:proofErr w:type="spellStart"/>
      <w:r w:rsidR="008E679E" w:rsidRPr="0C6DB033">
        <w:rPr>
          <w:highlight w:val="yellow"/>
        </w:rPr>
        <w:t>generalises</w:t>
      </w:r>
      <w:ins w:id="2" w:author="Padraic McDonagh">
        <w:r w:rsidR="009472F3" w:rsidRPr="00FE464A">
          <w:t>generalizes</w:t>
        </w:r>
      </w:ins>
      <w:proofErr w:type="spellEnd"/>
      <w:r w:rsidR="008E679E" w:rsidRPr="00FE464A">
        <w:t xml:space="preserve"> well, you would expect test accuracy to be </w:t>
      </w:r>
      <w:r w:rsidR="00555575" w:rsidRPr="00FE464A">
        <w:t xml:space="preserve">similar but lower than the validation accuracy results. </w:t>
      </w:r>
      <w:r w:rsidRPr="00FE464A">
        <w:t>Using the test dataset, the results were counter intuitive</w:t>
      </w:r>
      <w:r w:rsidR="009364EE" w:rsidRPr="00FE464A">
        <w:t xml:space="preserve"> as</w:t>
      </w:r>
      <w:r w:rsidR="00521EE5" w:rsidRPr="00FE464A">
        <w:t xml:space="preserve"> VGG</w:t>
      </w:r>
      <w:r w:rsidR="009364EE" w:rsidRPr="00FE464A">
        <w:t xml:space="preserve"> the test accuracy was higher</w:t>
      </w:r>
      <w:r w:rsidR="00AE0F78" w:rsidRPr="00FE464A">
        <w:t>.</w:t>
      </w:r>
      <w:r w:rsidRPr="00FE464A">
        <w:t xml:space="preserve"> The VGG model, which we saw was </w:t>
      </w:r>
      <w:r w:rsidR="00521EE5" w:rsidRPr="00FE464A">
        <w:t xml:space="preserve">also </w:t>
      </w:r>
      <w:r w:rsidRPr="00FE464A">
        <w:t xml:space="preserve">overfitting the data </w:t>
      </w:r>
      <w:r w:rsidR="00521EE5" w:rsidRPr="00FE464A">
        <w:t xml:space="preserve">implying poor </w:t>
      </w:r>
      <w:del w:id="3" w:author="Padraic McDonagh">
        <w:r w:rsidR="00521EE5">
          <w:delText>generalisation</w:delText>
        </w:r>
      </w:del>
      <w:ins w:id="4" w:author="Padraic McDonagh">
        <w:r w:rsidR="009472F3" w:rsidRPr="00FE464A">
          <w:t>generalization</w:t>
        </w:r>
      </w:ins>
      <w:r w:rsidR="00AE0F78" w:rsidRPr="00FE464A">
        <w:t xml:space="preserve">, </w:t>
      </w:r>
      <w:r w:rsidRPr="00FE464A">
        <w:t>achieved 94.12% accuracy</w:t>
      </w:r>
      <w:r w:rsidR="004B190C">
        <w:t>.</w:t>
      </w:r>
      <w:r>
        <w:t xml:space="preserve"> </w:t>
      </w:r>
      <w:proofErr w:type="spellStart"/>
      <w:r>
        <w:t>ResNet</w:t>
      </w:r>
      <w:proofErr w:type="spellEnd"/>
      <w:r>
        <w:t xml:space="preserve"> achieved 88.5417%</w:t>
      </w:r>
      <w:r w:rsidR="00B152FF">
        <w:t>,</w:t>
      </w:r>
      <w:r>
        <w:t xml:space="preserve"> </w:t>
      </w:r>
      <w:r w:rsidR="00B152FF">
        <w:t>a more intuitive figure (lower but similar).</w:t>
      </w:r>
      <w:r>
        <w:t xml:space="preserve"> This points to possible issues with the splitting of the data into the subsets</w:t>
      </w:r>
      <w:r w:rsidR="00D3319C">
        <w:t xml:space="preserve">, such that the distribution of images in the test set was not the same as the distribution for those in the train or validation set. </w:t>
      </w:r>
    </w:p>
    <w:p w14:paraId="48AD3256" w14:textId="77777777" w:rsidR="00A84EDE" w:rsidRDefault="00A84EDE" w:rsidP="00587EE2">
      <w:pPr>
        <w:pStyle w:val="Heading3"/>
      </w:pPr>
      <w:r>
        <w:t>Performance Results on TCGA dataset</w:t>
      </w:r>
    </w:p>
    <w:p w14:paraId="3770EC67" w14:textId="0B269B33" w:rsidR="00A84EDE" w:rsidRDefault="00A84EDE" w:rsidP="00A84EDE">
      <w:r>
        <w:t xml:space="preserve">While the results of the classifier were high with the unseen </w:t>
      </w:r>
      <w:proofErr w:type="spellStart"/>
      <w:r>
        <w:t>GasHisSDB</w:t>
      </w:r>
      <w:proofErr w:type="spellEnd"/>
      <w:r>
        <w:t xml:space="preserve"> data, a true real world performance would be on datasets outside of those curated by the original authors. The TCGA STAD project has WSI for over 379 patients </w:t>
      </w:r>
      <w:r w:rsidR="00D84905">
        <w:t>with</w:t>
      </w:r>
      <w:r>
        <w:t xml:space="preserve"> adenocarcinomas</w:t>
      </w:r>
      <w:r>
        <w:fldChar w:fldCharType="begin"/>
      </w:r>
      <w:r w:rsidR="0041580C">
        <w:instrText xml:space="preserve"> ADDIN EN.CITE &lt;EndNote&gt;&lt;Cite&gt;&lt;Author&gt;Lucchesi&lt;/Author&gt;&lt;Year&gt;2016&lt;/Year&gt;&lt;RecNum&gt;301&lt;/RecNum&gt;&lt;DisplayText&gt;&lt;style face="superscript"&gt;(13)&lt;/style&gt;&lt;/DisplayText&gt;&lt;record&gt;&lt;rec-number&gt;301&lt;/rec-number&gt;&lt;foreign-keys&gt;&lt;key app="EN" db-id="awxfefetlp555bexff050s2v0aaft5s2we09" timestamp="1649593123"&gt;301&lt;/key&gt;&lt;/foreign-keys&gt;&lt;ref-type name="Dataset"&gt;59&lt;/ref-type&gt;&lt;contributors&gt;&lt;authors&gt;&lt;author&gt;Lucchesi, F. R., &amp;amp; Aredes, N. D. &lt;/author&gt;&lt;/authors&gt;&lt;/contributors&gt;&lt;titles&gt;&lt;title&gt; Radiology Data from The Cancer Genome Atlas Stomach Adenocarcinoma [TCGA-STAD] collection. The Cancer Imaging Archive. &lt;/title&gt;&lt;/titles&gt;&lt;dates&gt;&lt;year&gt;2016&lt;/year&gt;&lt;/dates&gt;&lt;urls&gt;&lt;/urls&gt;&lt;electronic-resource-num&gt;http://doi.org/10.7937/K9/TCIA.2016.GDHL9KIM&lt;/electronic-resource-num&gt;&lt;/record&gt;&lt;/Cite&gt;&lt;/EndNote&gt;</w:instrText>
      </w:r>
      <w:r>
        <w:fldChar w:fldCharType="separate"/>
      </w:r>
      <w:r w:rsidR="0041580C" w:rsidRPr="0041580C">
        <w:rPr>
          <w:noProof/>
          <w:vertAlign w:val="superscript"/>
        </w:rPr>
        <w:t>(13)</w:t>
      </w:r>
      <w:r>
        <w:fldChar w:fldCharType="end"/>
      </w:r>
      <w:r>
        <w:t xml:space="preserve">. The full dataset of images is over 320GB is size. A sample of 40 of the smaller diagnostic scans were downloaded and patches of 160x160 were created using modified code </w:t>
      </w:r>
      <w:r w:rsidR="004C6B91">
        <w:t>modified</w:t>
      </w:r>
      <w:r>
        <w:t xml:space="preserve"> from a</w:t>
      </w:r>
      <w:r w:rsidR="004C6B91">
        <w:t xml:space="preserve"> </w:t>
      </w:r>
      <w:r>
        <w:t>GitHub repository</w:t>
      </w:r>
      <w:r>
        <w:fldChar w:fldCharType="begin"/>
      </w:r>
      <w:r w:rsidR="0041580C">
        <w:instrText xml:space="preserve"> ADDIN EN.CITE &lt;EndNote&gt;&lt;Cite&gt;&lt;Author&gt;TSRAI&lt;/Author&gt;&lt;Year&gt;2020&lt;/Year&gt;&lt;RecNum&gt;302&lt;/RecNum&gt;&lt;DisplayText&gt;&lt;style face="superscript"&gt;(14)&lt;/style&gt;&lt;/DisplayText&gt;&lt;record&gt;&lt;rec-number&gt;302&lt;/rec-number&gt;&lt;foreign-keys&gt;&lt;key app="EN" db-id="awxfefetlp555bexff050s2v0aaft5s2we09" timestamp="1649593432"&gt;302&lt;/key&gt;&lt;/foreign-keys&gt;&lt;ref-type name="Computer Program"&gt;9&lt;/ref-type&gt;&lt;contributors&gt;&lt;authors&gt;&lt;author&gt;TSRAI&lt;/author&gt;&lt;/authors&gt;&lt;/contributors&gt;&lt;titles&gt;&lt;title&gt;WSI_patches GitHub Repo&lt;/title&gt;&lt;/titles&gt;&lt;dates&gt;&lt;year&gt;2020&lt;/year&gt;&lt;/dates&gt;&lt;urls&gt;&lt;related-urls&gt;&lt;url&gt;https://github.com/TSRAI/WSI_patches&lt;/url&gt;&lt;/related-urls&gt;&lt;/urls&gt;&lt;/record&gt;&lt;/Cite&gt;&lt;/EndNote&gt;</w:instrText>
      </w:r>
      <w:r>
        <w:fldChar w:fldCharType="separate"/>
      </w:r>
      <w:r w:rsidR="0041580C" w:rsidRPr="0041580C">
        <w:rPr>
          <w:noProof/>
          <w:vertAlign w:val="superscript"/>
        </w:rPr>
        <w:t>(14)</w:t>
      </w:r>
      <w:r>
        <w:fldChar w:fldCharType="end"/>
      </w:r>
      <w:r>
        <w:t xml:space="preserve">. This code </w:t>
      </w:r>
      <w:r w:rsidR="00334CCE">
        <w:t>script</w:t>
      </w:r>
      <w:r>
        <w:t xml:space="preserve"> utiliz</w:t>
      </w:r>
      <w:r w:rsidR="00334CCE">
        <w:t>es</w:t>
      </w:r>
      <w:r>
        <w:t xml:space="preserve"> the open source </w:t>
      </w:r>
      <w:proofErr w:type="spellStart"/>
      <w:r>
        <w:t>OpenSlide</w:t>
      </w:r>
      <w:proofErr w:type="spellEnd"/>
      <w:r>
        <w:t xml:space="preserve"> software to read WSI for processing. The patching code attempts to screen each patch to determine if there is tissue present or not</w:t>
      </w:r>
      <w:r w:rsidR="002C4CF6">
        <w:t>, based on a saturation threshold image processing technique.</w:t>
      </w:r>
    </w:p>
    <w:p w14:paraId="0229F91F" w14:textId="743F5F5C" w:rsidR="00A84EDE" w:rsidRDefault="00A84EDE" w:rsidP="00A84EDE">
      <w:r>
        <w:t>One immediate issue with using the TCGA dataset is that we do not have tissue level/pixel level annotations, only a single whole-slide level label. This means for slides that have both normal and abnormal sections, patches will have the wrong label. To test this dataset using our model architecture, we must assume that the any 160x160 image from this dataset would be determined to be cancerous by a trained pathologist. This is not a viable assumption, but it is required without more resources (e.g. a pathologist, more annotations etc</w:t>
      </w:r>
      <w:r w:rsidR="001B4DCA">
        <w:t>. better train</w:t>
      </w:r>
      <w:r w:rsidR="00BE28C7">
        <w:t>in</w:t>
      </w:r>
      <w:r w:rsidR="001B4DCA">
        <w:t>g model</w:t>
      </w:r>
      <w:r w:rsidR="00BE28C7">
        <w:t xml:space="preserve"> process</w:t>
      </w:r>
      <w:r>
        <w:t>).</w:t>
      </w:r>
    </w:p>
    <w:p w14:paraId="1F46DB9A" w14:textId="2A97C0EB" w:rsidR="00A84EDE" w:rsidRDefault="00A84EDE" w:rsidP="00A84EDE">
      <w:r>
        <w:t xml:space="preserve">Using the patching </w:t>
      </w:r>
      <w:r w:rsidR="00BE28C7">
        <w:t>script</w:t>
      </w:r>
      <w:r>
        <w:t xml:space="preserve">, patches </w:t>
      </w:r>
      <w:r w:rsidR="00127EDD">
        <w:t>were</w:t>
      </w:r>
      <w:r>
        <w:t xml:space="preserve"> created </w:t>
      </w:r>
      <w:r w:rsidR="00127EDD">
        <w:t xml:space="preserve">using </w:t>
      </w:r>
      <w:r>
        <w:t>40</w:t>
      </w:r>
      <w:r w:rsidR="00127EDD">
        <w:t xml:space="preserve"> WSI</w:t>
      </w:r>
      <w:r w:rsidR="00DC1090">
        <w:t xml:space="preserve"> samples</w:t>
      </w:r>
      <w:r>
        <w:t xml:space="preserve">. Of those patches 35 were randomly sampled for evaluation with our trained classifier.  Using the </w:t>
      </w:r>
      <w:proofErr w:type="spellStart"/>
      <w:r>
        <w:t>VGGNet</w:t>
      </w:r>
      <w:proofErr w:type="spellEnd"/>
      <w:r>
        <w:t xml:space="preserve"> model (as it performed the best), the model only correctly classified 15/35 of the samples as abnormal or 42.86%. This is worse than a random flip of a coin. </w:t>
      </w:r>
    </w:p>
    <w:p w14:paraId="7C636568" w14:textId="77777777" w:rsidR="00A84EDE" w:rsidRDefault="00A84EDE" w:rsidP="008F6CAA">
      <w:pPr>
        <w:keepNext/>
        <w:ind w:left="720" w:hanging="720"/>
        <w:jc w:val="center"/>
      </w:pPr>
      <w:r>
        <w:rPr>
          <w:noProof/>
        </w:rPr>
        <w:lastRenderedPageBreak/>
        <w:drawing>
          <wp:inline distT="0" distB="0" distL="0" distR="0" wp14:anchorId="5408E926" wp14:editId="74E542D9">
            <wp:extent cx="5731510" cy="5731510"/>
            <wp:effectExtent l="0" t="0" r="2540" b="2540"/>
            <wp:docPr id="10" name="Picture 10" descr="A picture containing clothing, bedclothes,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thing, bedclothes,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C363C0C" w14:textId="75311425" w:rsidR="00A84EDE" w:rsidRDefault="00A84EDE" w:rsidP="00A84EDE">
      <w:pPr>
        <w:pStyle w:val="Caption"/>
        <w:jc w:val="center"/>
      </w:pPr>
      <w:r>
        <w:t xml:space="preserve">Figure </w:t>
      </w:r>
      <w:r>
        <w:fldChar w:fldCharType="begin"/>
      </w:r>
      <w:r>
        <w:instrText xml:space="preserve"> SEQ Figure \* ARABIC </w:instrText>
      </w:r>
      <w:r>
        <w:fldChar w:fldCharType="separate"/>
      </w:r>
      <w:r w:rsidR="00AD240A">
        <w:rPr>
          <w:noProof/>
        </w:rPr>
        <w:t>8</w:t>
      </w:r>
      <w:r>
        <w:fldChar w:fldCharType="end"/>
      </w:r>
      <w:r>
        <w:t xml:space="preserve"> </w:t>
      </w:r>
      <w:r w:rsidR="008F6CAA">
        <w:t>– Patches created using our modified script</w:t>
      </w:r>
      <w:r>
        <w:t xml:space="preserve"> </w:t>
      </w:r>
      <w:r w:rsidR="00347F69">
        <w:t>(</w:t>
      </w:r>
      <w:r>
        <w:t>25/36 patches that were tested</w:t>
      </w:r>
      <w:r w:rsidR="00347F69">
        <w:t>)</w:t>
      </w:r>
    </w:p>
    <w:p w14:paraId="17AA562E" w14:textId="77777777" w:rsidR="00A84EDE" w:rsidRDefault="00A84EDE" w:rsidP="00587EE2">
      <w:pPr>
        <w:pStyle w:val="Heading2"/>
      </w:pPr>
      <w:r>
        <w:t>Overview of the paper and our replication</w:t>
      </w:r>
    </w:p>
    <w:p w14:paraId="7CB8D090" w14:textId="77777777" w:rsidR="00A84EDE" w:rsidRDefault="00A84EDE" w:rsidP="00587EE2">
      <w:r>
        <w:t>As we’ve seen, the problems faced by A.I. applications in WSI goes well beyond just classification accuracy.</w:t>
      </w:r>
    </w:p>
    <w:p w14:paraId="59262ACF" w14:textId="77777777" w:rsidR="00A84EDE" w:rsidRDefault="00A84EDE" w:rsidP="00587EE2">
      <w:pPr>
        <w:pStyle w:val="Heading3"/>
      </w:pPr>
      <w:r>
        <w:t xml:space="preserve">Generalization </w:t>
      </w:r>
    </w:p>
    <w:p w14:paraId="284522D7" w14:textId="2E1C3629" w:rsidR="00A84EDE" w:rsidRPr="004A4CCD" w:rsidRDefault="00A84EDE" w:rsidP="00587EE2">
      <w:r>
        <w:t>Our model was able to achieve 90%+ accuracy on the original curated dataset, but poorly on the “general” TCGA set. There were several issues with how the general set was tested and these most certainly contributed to the poor results materially. There is also the issue of</w:t>
      </w:r>
      <w:r w:rsidR="001E7690">
        <w:t xml:space="preserve"> the homogeneity of the original 600 WSI images used to train the model. Since these were all collected from one institute they are likely to be less varied than would be expected in practice.</w:t>
      </w:r>
    </w:p>
    <w:p w14:paraId="7F564B33" w14:textId="77777777" w:rsidR="00A84EDE" w:rsidRDefault="00A84EDE" w:rsidP="00587EE2">
      <w:pPr>
        <w:pStyle w:val="Heading3"/>
      </w:pPr>
      <w:r>
        <w:lastRenderedPageBreak/>
        <w:t>WSI size</w:t>
      </w:r>
    </w:p>
    <w:p w14:paraId="2C8FCD1A" w14:textId="44B91937" w:rsidR="00A84EDE" w:rsidRPr="004F674A" w:rsidRDefault="00A84EDE" w:rsidP="00587EE2">
      <w:r>
        <w:t xml:space="preserve">The original paper used WSI images that were just 2048 x 2048 pixels. </w:t>
      </w:r>
      <w:r w:rsidR="007829F6">
        <w:t>It’s</w:t>
      </w:r>
      <w:r>
        <w:t xml:space="preserve"> not uncommon for WSI images to be 100,000 x 100,000. This is 2x orders of magnitude larger</w:t>
      </w:r>
      <w:r w:rsidR="00934FDC">
        <w:t>. It’s likely the 2048x2048 images had a magnif</w:t>
      </w:r>
      <w:r w:rsidR="008157F6">
        <w:t>ication or</w:t>
      </w:r>
      <w:r w:rsidR="00495B29">
        <w:t xml:space="preserve"> some other processing applied before the researchers applied the patching process.</w:t>
      </w:r>
    </w:p>
    <w:p w14:paraId="23BC35BD" w14:textId="77777777" w:rsidR="00A84EDE" w:rsidRDefault="00A84EDE" w:rsidP="00587EE2">
      <w:pPr>
        <w:pStyle w:val="Heading3"/>
      </w:pPr>
      <w:r>
        <w:t>Annotations</w:t>
      </w:r>
    </w:p>
    <w:p w14:paraId="06665E98" w14:textId="3BCF85D1" w:rsidR="00A84EDE" w:rsidRDefault="00A84EDE" w:rsidP="00587EE2">
      <w:r>
        <w:t xml:space="preserve">Of the 2 publicly available datasets explored, there were issues with annotation. In the </w:t>
      </w:r>
      <w:proofErr w:type="spellStart"/>
      <w:r>
        <w:t>GasHisSDB</w:t>
      </w:r>
      <w:proofErr w:type="spellEnd"/>
      <w:r>
        <w:t xml:space="preserve">, the </w:t>
      </w:r>
      <w:r w:rsidR="005408D2">
        <w:t xml:space="preserve">ground truth </w:t>
      </w:r>
      <w:r>
        <w:t>WSI annotations</w:t>
      </w:r>
      <w:r w:rsidR="005408D2">
        <w:t xml:space="preserve"> (i.e. the original label areas of the original WSI that the trained pathologists identified)</w:t>
      </w:r>
      <w:r>
        <w:t xml:space="preserve"> were not made available so that they could be investigated further.</w:t>
      </w:r>
      <w:r w:rsidR="005408D2">
        <w:t xml:space="preserve"> </w:t>
      </w:r>
    </w:p>
    <w:p w14:paraId="204792E9" w14:textId="6903EB29" w:rsidR="00A84EDE" w:rsidRPr="00EA44B3" w:rsidRDefault="00A84EDE" w:rsidP="00587EE2">
      <w:r>
        <w:t>In the TCGA dataset, there are no tissue level annotations only global labels</w:t>
      </w:r>
      <w:r w:rsidR="005408D2">
        <w:t>, leading to a non-viable option of assume the entire slide is abnormal in nature.</w:t>
      </w:r>
    </w:p>
    <w:p w14:paraId="74DBB621" w14:textId="77777777" w:rsidR="00A84EDE" w:rsidRDefault="00A84EDE" w:rsidP="00587EE2">
      <w:pPr>
        <w:pStyle w:val="Heading3"/>
      </w:pPr>
      <w:r>
        <w:t>“Black-box” Model Effect</w:t>
      </w:r>
    </w:p>
    <w:p w14:paraId="2BE706C0" w14:textId="26C79F9F" w:rsidR="00A84EDE" w:rsidRDefault="005408D2" w:rsidP="00587EE2">
      <w:r>
        <w:rPr>
          <w:lang w:val="en-GB"/>
        </w:rPr>
        <w:t xml:space="preserve">More broadly, the </w:t>
      </w:r>
      <w:proofErr w:type="spellStart"/>
      <w:r>
        <w:rPr>
          <w:lang w:val="en-GB"/>
        </w:rPr>
        <w:t>VGGNet</w:t>
      </w:r>
      <w:proofErr w:type="spellEnd"/>
      <w:r>
        <w:rPr>
          <w:lang w:val="en-GB"/>
        </w:rPr>
        <w:t xml:space="preserve"> and </w:t>
      </w:r>
      <w:proofErr w:type="spellStart"/>
      <w:r>
        <w:rPr>
          <w:lang w:val="en-GB"/>
        </w:rPr>
        <w:t>ResNet</w:t>
      </w:r>
      <w:proofErr w:type="spellEnd"/>
      <w:r>
        <w:rPr>
          <w:lang w:val="en-GB"/>
        </w:rPr>
        <w:t xml:space="preserve"> models (Convolutional Neural Network, CNN, designs) suffer from a “black-box” model effect, whereby </w:t>
      </w:r>
      <w:proofErr w:type="spellStart"/>
      <w:r>
        <w:rPr>
          <w:lang w:val="en-GB"/>
        </w:rPr>
        <w:t>its</w:t>
      </w:r>
      <w:proofErr w:type="spellEnd"/>
      <w:r>
        <w:rPr>
          <w:lang w:val="en-GB"/>
        </w:rPr>
        <w:t xml:space="preserve"> not clear what the models are identifying in the images to determine the output classification. </w:t>
      </w:r>
      <w:r w:rsidR="00A84EDE">
        <w:t>The model</w:t>
      </w:r>
      <w:r w:rsidR="00826826">
        <w:t>s</w:t>
      </w:r>
      <w:r w:rsidR="00A84EDE">
        <w:t xml:space="preserve"> employed only return labels and probabilities. They do not explain clearly what features of the images they are using to discern the labels. A famous example how these black-box models can misbehave was a model that was used to classify skin lesions. Further analysis of how the model worked revealed that it heavily relied on the presence of a ruler to determine if it was a malignancy or not. The model had learned that images with rulers are more likely to malignancy and was using this information increase its accuracy scores</w:t>
      </w:r>
      <w:r w:rsidR="00A84EDE">
        <w:fldChar w:fldCharType="begin"/>
      </w:r>
      <w:r w:rsidR="0041580C">
        <w:instrText xml:space="preserve"> ADDIN EN.CITE &lt;EndNote&gt;&lt;Cite&gt;&lt;Author&gt;Narla&lt;/Author&gt;&lt;Year&gt;2018&lt;/Year&gt;&lt;RecNum&gt;303&lt;/RecNum&gt;&lt;DisplayText&gt;&lt;style face="superscript"&gt;(15)&lt;/style&gt;&lt;/DisplayText&gt;&lt;record&gt;&lt;rec-number&gt;303&lt;/rec-number&gt;&lt;foreign-keys&gt;&lt;key app="EN" db-id="awxfefetlp555bexff050s2v0aaft5s2we09" timestamp="1649605159"&gt;303&lt;/key&gt;&lt;/foreign-keys&gt;&lt;ref-type name="Journal Article"&gt;17&lt;/ref-type&gt;&lt;contributors&gt;&lt;authors&gt;&lt;author&gt;Narla, Akhila&lt;/author&gt;&lt;author&gt;Kuprel, Brett&lt;/author&gt;&lt;author&gt;Sarin, Kavita&lt;/author&gt;&lt;author&gt;Novoa, Roberto&lt;/author&gt;&lt;author&gt;Ko, Justin&lt;/author&gt;&lt;/authors&gt;&lt;/contributors&gt;&lt;titles&gt;&lt;title&gt;Automated classification of skin lesions: from pixels to practice&lt;/title&gt;&lt;secondary-title&gt;Journal of Investigative Dermatology&lt;/secondary-title&gt;&lt;/titles&gt;&lt;periodical&gt;&lt;full-title&gt;Journal of Investigative Dermatology&lt;/full-title&gt;&lt;/periodical&gt;&lt;pages&gt;2108-2110&lt;/pages&gt;&lt;volume&gt;138&lt;/volume&gt;&lt;number&gt;10&lt;/number&gt;&lt;dates&gt;&lt;year&gt;2018&lt;/year&gt;&lt;/dates&gt;&lt;isbn&gt;0022-202X&lt;/isbn&gt;&lt;urls&gt;&lt;/urls&gt;&lt;/record&gt;&lt;/Cite&gt;&lt;/EndNote&gt;</w:instrText>
      </w:r>
      <w:r w:rsidR="00A84EDE">
        <w:fldChar w:fldCharType="separate"/>
      </w:r>
      <w:r w:rsidR="0041580C" w:rsidRPr="0041580C">
        <w:rPr>
          <w:noProof/>
          <w:vertAlign w:val="superscript"/>
        </w:rPr>
        <w:t>(15)</w:t>
      </w:r>
      <w:r w:rsidR="00A84EDE">
        <w:fldChar w:fldCharType="end"/>
      </w:r>
      <w:r w:rsidR="00A84EDE">
        <w:t>.</w:t>
      </w:r>
    </w:p>
    <w:p w14:paraId="3CB1C199" w14:textId="5584CB35" w:rsidR="00CE541A" w:rsidRDefault="00CE541A" w:rsidP="00CE541A">
      <w:pPr>
        <w:pStyle w:val="Heading2"/>
      </w:pPr>
      <w:r>
        <w:t>Summary</w:t>
      </w:r>
    </w:p>
    <w:p w14:paraId="657A86A0" w14:textId="7F01D1C1" w:rsidR="00C6116A" w:rsidRDefault="00CE541A" w:rsidP="00587EE2">
      <w:r>
        <w:t xml:space="preserve">In short, the </w:t>
      </w:r>
      <w:proofErr w:type="spellStart"/>
      <w:r>
        <w:t>GasHisSDB</w:t>
      </w:r>
      <w:proofErr w:type="spellEnd"/>
      <w:r>
        <w:t xml:space="preserve"> highlights the need for further publicly available datasets of whole slide images for cancer detection.</w:t>
      </w:r>
      <w:r w:rsidR="00F23989">
        <w:t xml:space="preserve"> Our replication results were broadly in line with those seen in the original paper, and we demonstrated the potential failure of such models when brought outside the</w:t>
      </w:r>
      <w:r w:rsidR="00E514B1">
        <w:t xml:space="preserve"> controlled confines of </w:t>
      </w:r>
      <w:r w:rsidR="00747BAA">
        <w:t>the research setting and</w:t>
      </w:r>
      <w:r w:rsidR="00F23989">
        <w:t xml:space="preserve"> </w:t>
      </w:r>
      <w:r w:rsidR="00173677">
        <w:t xml:space="preserve">into the “real world”. </w:t>
      </w:r>
    </w:p>
    <w:p w14:paraId="0F637054" w14:textId="6C873A4C" w:rsidR="69177612" w:rsidRPr="0041580C" w:rsidRDefault="00C6116A" w:rsidP="69177612">
      <w:r>
        <w:t xml:space="preserve">A </w:t>
      </w:r>
      <w:hyperlink r:id="rId18" w:history="1">
        <w:r w:rsidR="008148D9" w:rsidRPr="008148D9">
          <w:rPr>
            <w:rStyle w:val="Hyperlink"/>
          </w:rPr>
          <w:t>G</w:t>
        </w:r>
        <w:r w:rsidRPr="008148D9">
          <w:rPr>
            <w:rStyle w:val="Hyperlink"/>
          </w:rPr>
          <w:t xml:space="preserve">oogle </w:t>
        </w:r>
        <w:proofErr w:type="spellStart"/>
        <w:r w:rsidR="008148D9" w:rsidRPr="008148D9">
          <w:rPr>
            <w:rStyle w:val="Hyperlink"/>
          </w:rPr>
          <w:t>C</w:t>
        </w:r>
        <w:r w:rsidRPr="008148D9">
          <w:rPr>
            <w:rStyle w:val="Hyperlink"/>
          </w:rPr>
          <w:t>olab</w:t>
        </w:r>
        <w:proofErr w:type="spellEnd"/>
        <w:r w:rsidRPr="008148D9">
          <w:rPr>
            <w:rStyle w:val="Hyperlink"/>
          </w:rPr>
          <w:t xml:space="preserve"> notebook</w:t>
        </w:r>
      </w:hyperlink>
      <w:r>
        <w:t xml:space="preserve"> is available </w:t>
      </w:r>
      <w:r w:rsidR="008148D9">
        <w:t xml:space="preserve">for reference, and all code and training results can be replicated from that notebook. </w:t>
      </w:r>
    </w:p>
    <w:p w14:paraId="6D9957FD" w14:textId="77777777" w:rsidR="006D4B59" w:rsidRDefault="006D4B59">
      <w:pPr>
        <w:rPr>
          <w:rFonts w:asciiTheme="majorHAnsi" w:eastAsiaTheme="majorEastAsia" w:hAnsiTheme="majorHAnsi" w:cstheme="majorBidi"/>
          <w:color w:val="2F5496" w:themeColor="accent1" w:themeShade="BF"/>
          <w:sz w:val="32"/>
          <w:szCs w:val="32"/>
        </w:rPr>
      </w:pPr>
      <w:r>
        <w:br w:type="page"/>
      </w:r>
    </w:p>
    <w:p w14:paraId="1CE3CDD3" w14:textId="4A63B165" w:rsidR="006623D4" w:rsidRDefault="437FDB05" w:rsidP="00480119">
      <w:pPr>
        <w:pStyle w:val="Heading1"/>
      </w:pPr>
      <w:r w:rsidRPr="437FDB05">
        <w:lastRenderedPageBreak/>
        <w:t>References</w:t>
      </w:r>
    </w:p>
    <w:p w14:paraId="038B1833" w14:textId="77777777" w:rsidR="0041580C" w:rsidRPr="0041580C" w:rsidRDefault="003D51FC" w:rsidP="0041580C">
      <w:pPr>
        <w:pStyle w:val="EndNoteBibliography"/>
        <w:spacing w:after="0"/>
      </w:pPr>
      <w:r>
        <w:fldChar w:fldCharType="begin"/>
      </w:r>
      <w:r>
        <w:instrText xml:space="preserve"> ADDIN EN.REFLIST </w:instrText>
      </w:r>
      <w:r>
        <w:fldChar w:fldCharType="separate"/>
      </w:r>
      <w:r w:rsidR="0041580C" w:rsidRPr="0041580C">
        <w:t>1.</w:t>
      </w:r>
      <w:r w:rsidR="0041580C" w:rsidRPr="0041580C">
        <w:tab/>
        <w:t>Cruz-Roa A, Gilmore H, Basavanhally A, Feldman M, Ganesan S, Shih NNC, et al. Accurate and reproducible invasive breast cancer detection in whole-slide images: A Deep Learning approach for quantifying tumor extent. Scientific Reports. 2017;7(1):46450.</w:t>
      </w:r>
    </w:p>
    <w:p w14:paraId="55F638FA" w14:textId="77777777" w:rsidR="0041580C" w:rsidRPr="0041580C" w:rsidRDefault="0041580C" w:rsidP="0041580C">
      <w:pPr>
        <w:pStyle w:val="EndNoteBibliography"/>
        <w:spacing w:after="0"/>
      </w:pPr>
      <w:r w:rsidRPr="0041580C">
        <w:t>2.</w:t>
      </w:r>
      <w:r w:rsidRPr="0041580C">
        <w:tab/>
        <w:t>Bulten W, Pinckaers H, van Boven H, Vink R, de Bel T, van Ginneken B, et al. Automated deep-learning system for Gleason grading of prostate cancer using biopsies: a diagnostic study. Lancet Oncol. 2020;21(2):233-41.</w:t>
      </w:r>
    </w:p>
    <w:p w14:paraId="5D0F912D" w14:textId="77777777" w:rsidR="0041580C" w:rsidRPr="0041580C" w:rsidRDefault="0041580C" w:rsidP="0041580C">
      <w:pPr>
        <w:pStyle w:val="EndNoteBibliography"/>
        <w:spacing w:after="0"/>
      </w:pPr>
      <w:r w:rsidRPr="0041580C">
        <w:t>3.</w:t>
      </w:r>
      <w:r w:rsidRPr="0041580C">
        <w:tab/>
        <w:t>Iizuka O, Kanavati F, Kato K, Rambeau M, Arihiro K, Tsuneki M. Deep Learning Models for Histopathological Classification of Gastric and Colonic Epithelial Tumours. Scientific Reports. 2020;10(1):1504.</w:t>
      </w:r>
    </w:p>
    <w:p w14:paraId="0C6AC7DD" w14:textId="77777777" w:rsidR="0041580C" w:rsidRPr="0041580C" w:rsidRDefault="0041580C" w:rsidP="0041580C">
      <w:pPr>
        <w:pStyle w:val="EndNoteBibliography"/>
        <w:spacing w:after="0"/>
      </w:pPr>
      <w:r w:rsidRPr="0041580C">
        <w:t>4.</w:t>
      </w:r>
      <w:r w:rsidRPr="0041580C">
        <w:tab/>
        <w:t>Elmore J. Abstract SY01-03: The gold standard cancer diagnosis: Studies of physician variability, interpretive behavior, and the impact of AI. Cancer Research. 2021;81(13_Supplement):SY01-3-SY-3.</w:t>
      </w:r>
    </w:p>
    <w:p w14:paraId="53F84922" w14:textId="77777777" w:rsidR="0041580C" w:rsidRPr="0041580C" w:rsidRDefault="0041580C" w:rsidP="0041580C">
      <w:pPr>
        <w:pStyle w:val="EndNoteBibliography"/>
        <w:spacing w:after="0"/>
      </w:pPr>
      <w:r w:rsidRPr="0041580C">
        <w:t>5.</w:t>
      </w:r>
      <w:r w:rsidRPr="0041580C">
        <w:tab/>
        <w:t>Pathologists RCo. Royal College of Pathologists Survey Results 2017. In: RCP, editor. 2017.</w:t>
      </w:r>
    </w:p>
    <w:p w14:paraId="6F13EDB1" w14:textId="77777777" w:rsidR="0041580C" w:rsidRPr="0041580C" w:rsidRDefault="0041580C" w:rsidP="0041580C">
      <w:pPr>
        <w:pStyle w:val="EndNoteBibliography"/>
        <w:spacing w:after="0"/>
      </w:pPr>
      <w:r w:rsidRPr="0041580C">
        <w:t>6.</w:t>
      </w:r>
      <w:r w:rsidRPr="0041580C">
        <w:tab/>
        <w:t>Harder N, Schönmeyer R, Nekolla K, Meier A, Brieu N, Vanegas C, et al. Automatic discovery of image-based signatures for ipilimumab response prediction in malignant melanoma. Scientific Reports. 2019;9(1):7449.</w:t>
      </w:r>
    </w:p>
    <w:p w14:paraId="4996576F" w14:textId="77777777" w:rsidR="0041580C" w:rsidRPr="0041580C" w:rsidRDefault="0041580C" w:rsidP="0041580C">
      <w:pPr>
        <w:pStyle w:val="EndNoteBibliography"/>
        <w:spacing w:after="0"/>
      </w:pPr>
      <w:r w:rsidRPr="0041580C">
        <w:t>7.</w:t>
      </w:r>
      <w:r w:rsidRPr="0041580C">
        <w:tab/>
        <w:t>Trebeschi S, Drago SG, Birkbak NJ, Kurilova I, Cǎlin AM, Delli Pizzi A, et al. Predicting response to cancer immunotherapy using noninvasive radiomic biomarkers. Ann Oncol. 2019;30(6):998-1004.</w:t>
      </w:r>
    </w:p>
    <w:p w14:paraId="02591994" w14:textId="77777777" w:rsidR="0041580C" w:rsidRPr="0041580C" w:rsidRDefault="0041580C" w:rsidP="0041580C">
      <w:pPr>
        <w:pStyle w:val="EndNoteBibliography"/>
        <w:spacing w:after="0"/>
      </w:pPr>
      <w:r w:rsidRPr="0041580C">
        <w:t>8.</w:t>
      </w:r>
      <w:r w:rsidRPr="0041580C">
        <w:tab/>
        <w:t>Noorbakhsh J, Farahmand S, Foroughi pour A, Namburi S, Caruana D, Rimm D, et al. Deep learning-based cross-classifications reveal conserved spatial behaviors within tumor histological images. Nature Communications. 2020;11(1):6367.</w:t>
      </w:r>
    </w:p>
    <w:p w14:paraId="65DEA11B" w14:textId="77777777" w:rsidR="0041580C" w:rsidRPr="0041580C" w:rsidRDefault="0041580C" w:rsidP="0041580C">
      <w:pPr>
        <w:pStyle w:val="EndNoteBibliography"/>
        <w:spacing w:after="0"/>
      </w:pPr>
      <w:r w:rsidRPr="0041580C">
        <w:t>9.</w:t>
      </w:r>
      <w:r w:rsidRPr="0041580C">
        <w:tab/>
        <w:t>Wulczyn E, Steiner DF, Xu Z, Sadhwani A, Wang H, Flament-Auvigne I, et al. Deep learning-based survival prediction for multiple cancer types using histopathology images. PLOS ONE. 2020;15(6):e0233678.</w:t>
      </w:r>
    </w:p>
    <w:p w14:paraId="6DC1A001" w14:textId="77777777" w:rsidR="0041580C" w:rsidRPr="0041580C" w:rsidRDefault="0041580C" w:rsidP="0041580C">
      <w:pPr>
        <w:pStyle w:val="EndNoteBibliography"/>
        <w:spacing w:after="0"/>
      </w:pPr>
      <w:r w:rsidRPr="0041580C">
        <w:t>10.</w:t>
      </w:r>
      <w:r w:rsidRPr="0041580C">
        <w:tab/>
        <w:t>Echle A, Rindtorff NT, Brinker TJ, Luedde T, Pearson AT, Kather JN. Deep learning in cancer pathology: a new generation of clinical biomarkers. British Journal of Cancer. 2021;124(4):686-96.</w:t>
      </w:r>
    </w:p>
    <w:p w14:paraId="263D8B8D" w14:textId="51FC970F" w:rsidR="0041580C" w:rsidRPr="0041580C" w:rsidRDefault="0041580C" w:rsidP="0041580C">
      <w:pPr>
        <w:pStyle w:val="EndNoteBibliography"/>
        <w:spacing w:after="0"/>
      </w:pPr>
      <w:r w:rsidRPr="0041580C">
        <w:t>11.</w:t>
      </w:r>
      <w:r w:rsidRPr="0041580C">
        <w:tab/>
        <w:t xml:space="preserve">Paige Prostate Detect 2022 [Available from: </w:t>
      </w:r>
      <w:hyperlink r:id="rId19" w:history="1">
        <w:r w:rsidRPr="0041580C">
          <w:rPr>
            <w:rStyle w:val="Hyperlink"/>
          </w:rPr>
          <w:t>https://paige.ai/clinical/</w:t>
        </w:r>
      </w:hyperlink>
      <w:r w:rsidRPr="0041580C">
        <w:t>.</w:t>
      </w:r>
    </w:p>
    <w:p w14:paraId="2C1C0F2D" w14:textId="77777777" w:rsidR="0041580C" w:rsidRPr="0041580C" w:rsidRDefault="0041580C" w:rsidP="0041580C">
      <w:pPr>
        <w:pStyle w:val="EndNoteBibliography"/>
        <w:spacing w:after="0"/>
      </w:pPr>
      <w:r w:rsidRPr="0041580C">
        <w:t>12.</w:t>
      </w:r>
      <w:r w:rsidRPr="0041580C">
        <w:tab/>
        <w:t>Hu W, Li C, Li X, Rahaman MM, Ma J, Zhang Y, et al. GasHisSDB: A New Gastric Histopathology Image Dataset for Computer Aid ed Diagnosis of Gastric Cancer: arXiv; 2021 2021.</w:t>
      </w:r>
    </w:p>
    <w:p w14:paraId="4C7E6186" w14:textId="77777777" w:rsidR="0041580C" w:rsidRPr="0041580C" w:rsidRDefault="0041580C" w:rsidP="0041580C">
      <w:pPr>
        <w:pStyle w:val="EndNoteBibliography"/>
        <w:spacing w:after="0"/>
      </w:pPr>
      <w:r w:rsidRPr="0041580C">
        <w:t>13.</w:t>
      </w:r>
      <w:r w:rsidRPr="0041580C">
        <w:tab/>
        <w:t>Lucchesi FR, &amp; Aredes, N. D. . Radiology Data from The Cancer Genome Atlas Stomach Adenocarcinoma [TCGA-STAD] collection. The Cancer Imaging Archive. . 2016.</w:t>
      </w:r>
    </w:p>
    <w:p w14:paraId="16D1ED04" w14:textId="77777777" w:rsidR="0041580C" w:rsidRPr="0041580C" w:rsidRDefault="0041580C" w:rsidP="0041580C">
      <w:pPr>
        <w:pStyle w:val="EndNoteBibliography"/>
        <w:spacing w:after="0"/>
      </w:pPr>
      <w:r w:rsidRPr="0041580C">
        <w:t>14.</w:t>
      </w:r>
      <w:r w:rsidRPr="0041580C">
        <w:tab/>
        <w:t>TSRAI. WSI_patches GitHub Repo. 2020.</w:t>
      </w:r>
    </w:p>
    <w:p w14:paraId="38DF4992" w14:textId="77777777" w:rsidR="0041580C" w:rsidRPr="0041580C" w:rsidRDefault="0041580C" w:rsidP="0041580C">
      <w:pPr>
        <w:pStyle w:val="EndNoteBibliography"/>
      </w:pPr>
      <w:r w:rsidRPr="0041580C">
        <w:t>15.</w:t>
      </w:r>
      <w:r w:rsidRPr="0041580C">
        <w:tab/>
        <w:t>Narla A, Kuprel B, Sarin K, Novoa R, Ko J. Automated classification of skin lesions: from pixels to practice. Journal of Investigative Dermatology. 2018;138(10):2108-10.</w:t>
      </w:r>
    </w:p>
    <w:p w14:paraId="2C078E63" w14:textId="226C8962" w:rsidR="006623D4" w:rsidRDefault="003D51FC" w:rsidP="437FDB05">
      <w:r>
        <w:fldChar w:fldCharType="end"/>
      </w:r>
    </w:p>
    <w:p w14:paraId="76D249F5" w14:textId="54C5C229" w:rsidR="39765E4B" w:rsidRDefault="39765E4B" w:rsidP="39765E4B">
      <w:r>
        <w:t>Dylan’s References</w:t>
      </w:r>
      <w:r w:rsidR="018C7957">
        <w:t>: I will edit **</w:t>
      </w:r>
    </w:p>
    <w:p w14:paraId="67926D7B" w14:textId="6728002E" w:rsidR="39765E4B" w:rsidRDefault="39765E4B" w:rsidP="39765E4B">
      <w:r>
        <w:t xml:space="preserve">Note: 1, 2, 3 in </w:t>
      </w:r>
      <w:proofErr w:type="spellStart"/>
      <w:r>
        <w:t>lindsay’s</w:t>
      </w:r>
      <w:proofErr w:type="spellEnd"/>
      <w:r>
        <w:t xml:space="preserve"> risk factor table – MTHFR polymorphisms</w:t>
      </w:r>
    </w:p>
    <w:p w14:paraId="6BB1AC95" w14:textId="1EC35ACC" w:rsidR="39765E4B" w:rsidRDefault="39765E4B" w:rsidP="39765E4B"/>
    <w:p w14:paraId="6A9AAF1A" w14:textId="5D65CD69" w:rsidR="006623D4" w:rsidRDefault="4BE071EC" w:rsidP="4BE071EC">
      <w:r>
        <w:t>1.</w:t>
      </w:r>
    </w:p>
    <w:p w14:paraId="08C637AD" w14:textId="1641E4B9" w:rsidR="006623D4" w:rsidRDefault="4BE071EC" w:rsidP="4BE071EC">
      <w:r>
        <w:t xml:space="preserve">Han Z, Sheng H, Gao Q, Fan Y, </w:t>
      </w:r>
      <w:proofErr w:type="spellStart"/>
      <w:r>
        <w:t>Xie</w:t>
      </w:r>
      <w:proofErr w:type="spellEnd"/>
      <w:r>
        <w:t xml:space="preserve"> X. Associations of the MTHFR rs1801133 polymorphism with gastric cancer risk in the Chinese Han population. Biomedical Reports. 2020 Nov 17;14(1).</w:t>
      </w:r>
    </w:p>
    <w:p w14:paraId="1A412179" w14:textId="1B73C181" w:rsidR="006623D4" w:rsidRDefault="4BE071EC" w:rsidP="4BE071EC">
      <w:r>
        <w:t>2.</w:t>
      </w:r>
    </w:p>
    <w:p w14:paraId="5D1FC959" w14:textId="3B64DB76" w:rsidR="006623D4" w:rsidRDefault="4BE071EC" w:rsidP="4BE071EC">
      <w:proofErr w:type="spellStart"/>
      <w:r>
        <w:lastRenderedPageBreak/>
        <w:t>Petrone</w:t>
      </w:r>
      <w:proofErr w:type="spellEnd"/>
      <w:r>
        <w:t xml:space="preserve"> I, Bernardo PS, dos Santos EC, </w:t>
      </w:r>
      <w:proofErr w:type="spellStart"/>
      <w:r>
        <w:t>Abdelhay</w:t>
      </w:r>
      <w:proofErr w:type="spellEnd"/>
      <w:r>
        <w:t xml:space="preserve"> E. MTHFR C677T and A1298C Polymorphisms in Breast Cancer, Gliomas and Gastric Cancer: A Review. Genes. 2021 Apr 17;12(4):587.</w:t>
      </w:r>
    </w:p>
    <w:p w14:paraId="435036F2" w14:textId="3DD16260" w:rsidR="006623D4" w:rsidRDefault="4BE071EC" w:rsidP="4BE071EC">
      <w:r>
        <w:t>3.</w:t>
      </w:r>
    </w:p>
    <w:p w14:paraId="59A807B8" w14:textId="606FD847" w:rsidR="006623D4" w:rsidRDefault="4BE071EC" w:rsidP="4BE071EC">
      <w:r>
        <w:t>CHEN L, LU N, ZHANG B-H, WENG L, LU J. Association between the MTHFR C677T polymorphism and gastric cancer susceptibility: A meta-analysis of 5,757 cases and 8,501 controls. Oncology Letters. 2015 Jun 10;10(2):1159–65.</w:t>
      </w:r>
    </w:p>
    <w:p w14:paraId="0BC6B73D" w14:textId="4707EE25" w:rsidR="006623D4" w:rsidRDefault="4BE071EC" w:rsidP="4BE071EC">
      <w:r>
        <w:t>4.</w:t>
      </w:r>
    </w:p>
    <w:p w14:paraId="0779CF6A" w14:textId="75982A2C" w:rsidR="006623D4" w:rsidRDefault="4BE071EC" w:rsidP="4BE071EC">
      <w:r>
        <w:t xml:space="preserve">Jahn SW, </w:t>
      </w:r>
      <w:proofErr w:type="spellStart"/>
      <w:r>
        <w:t>Plass</w:t>
      </w:r>
      <w:proofErr w:type="spellEnd"/>
      <w:r>
        <w:t xml:space="preserve"> M, </w:t>
      </w:r>
      <w:proofErr w:type="spellStart"/>
      <w:r>
        <w:t>Moinfar</w:t>
      </w:r>
      <w:proofErr w:type="spellEnd"/>
      <w:r>
        <w:t xml:space="preserve"> F. Digital Pathology: Advantages, Limitations and Emerging Perspectives. Journal of Clinical Medicine [Internet]. 2020 Nov 18;9(11):3697. Available from: https://www.ncbi.nlm.nih.gov/pmc/articles/PMC7698715/</w:t>
      </w:r>
    </w:p>
    <w:p w14:paraId="21398409" w14:textId="0A893AC4" w:rsidR="006623D4" w:rsidRDefault="4BE071EC" w:rsidP="4BE071EC">
      <w:r>
        <w:t>5.</w:t>
      </w:r>
    </w:p>
    <w:p w14:paraId="7CCC31FC" w14:textId="16EAC4F4" w:rsidR="006623D4" w:rsidRDefault="4BE071EC" w:rsidP="4BE071EC">
      <w:proofErr w:type="spellStart"/>
      <w:r>
        <w:t>Betmouni</w:t>
      </w:r>
      <w:proofErr w:type="spellEnd"/>
      <w:r>
        <w:t xml:space="preserve"> S. Diagnostic digital pathology implementation: Learning from the digital health experience. DIGITAL HEALTH. 2021 Jan;7:205520762110202.</w:t>
      </w:r>
    </w:p>
    <w:p w14:paraId="4CD3A560" w14:textId="11C9158A" w:rsidR="006623D4" w:rsidRDefault="4BE071EC" w:rsidP="4BE071EC">
      <w:r>
        <w:t>6.</w:t>
      </w:r>
    </w:p>
    <w:p w14:paraId="2E8F7A31" w14:textId="0D977B35" w:rsidR="006623D4" w:rsidRDefault="4BE071EC" w:rsidP="4BE071EC">
      <w:r>
        <w:t>Montezuma D, Monteiro A, Fraga J, Ribeiro L, Gonçalves S, Tavares A, et al. Digital Pathology Implementation in Private Practice: Specific Challenges and Opportunities. Diagnostics. 2022 Feb 18;12(2):529.</w:t>
      </w:r>
    </w:p>
    <w:p w14:paraId="23E51DB4" w14:textId="603DD653" w:rsidR="006623D4" w:rsidRDefault="4BE071EC" w:rsidP="4BE071EC">
      <w:r>
        <w:t>7.</w:t>
      </w:r>
    </w:p>
    <w:p w14:paraId="2E28D809" w14:textId="36727D57" w:rsidR="006623D4" w:rsidRDefault="4BE071EC" w:rsidP="4BE071EC">
      <w:r>
        <w:t>Cui M, Zhang DY. Artificial intelligence and computational pathology. Laboratory Investigation. 2021 Jan 16;101(4):412–22.</w:t>
      </w:r>
    </w:p>
    <w:p w14:paraId="2B8384D2" w14:textId="6EF3C996" w:rsidR="006623D4" w:rsidRDefault="4BE071EC" w:rsidP="4BE071EC">
      <w:r>
        <w:t>8.</w:t>
      </w:r>
    </w:p>
    <w:p w14:paraId="2B5BB5E5" w14:textId="66844FDE" w:rsidR="006623D4" w:rsidRDefault="4BE071EC" w:rsidP="4BE071EC">
      <w:r>
        <w:t xml:space="preserve">Pell R, </w:t>
      </w:r>
      <w:proofErr w:type="spellStart"/>
      <w:r>
        <w:t>Oien</w:t>
      </w:r>
      <w:proofErr w:type="spellEnd"/>
      <w:r>
        <w:t xml:space="preserve"> K, Robinson M, Pitman H, Rajpoot N, </w:t>
      </w:r>
      <w:proofErr w:type="spellStart"/>
      <w:r>
        <w:t>Rittscher</w:t>
      </w:r>
      <w:proofErr w:type="spellEnd"/>
      <w:r>
        <w:t xml:space="preserve"> J, et al. The use of digital pathology and image analysis in clinical trials. The Journal of Pathology: Clinical Research. 2019 Mar 25;5(2):81–90.</w:t>
      </w:r>
    </w:p>
    <w:p w14:paraId="450F4549" w14:textId="7E610B97" w:rsidR="006623D4" w:rsidRDefault="4BE071EC" w:rsidP="4BE071EC">
      <w:r>
        <w:t>9.</w:t>
      </w:r>
    </w:p>
    <w:p w14:paraId="5B8541C3" w14:textId="225BC53D" w:rsidR="006623D4" w:rsidRDefault="4BE071EC" w:rsidP="4BE071EC">
      <w:r>
        <w:t xml:space="preserve">Hanna MG, </w:t>
      </w:r>
      <w:proofErr w:type="spellStart"/>
      <w:r>
        <w:t>Parwani</w:t>
      </w:r>
      <w:proofErr w:type="spellEnd"/>
      <w:r>
        <w:t xml:space="preserve"> A, </w:t>
      </w:r>
      <w:proofErr w:type="spellStart"/>
      <w:r>
        <w:t>Sirintrapun</w:t>
      </w:r>
      <w:proofErr w:type="spellEnd"/>
      <w:r>
        <w:t xml:space="preserve"> SJ. Whole Slide Imaging. Advances in Anatomic Pathology. 2020 Jul;27(4):251–9.</w:t>
      </w:r>
    </w:p>
    <w:p w14:paraId="2B1EEE8B" w14:textId="71111DD2" w:rsidR="006623D4" w:rsidRDefault="4BE071EC" w:rsidP="4BE071EC">
      <w:r>
        <w:t>10.</w:t>
      </w:r>
    </w:p>
    <w:p w14:paraId="67C6D54D" w14:textId="1AF3671A" w:rsidR="006623D4" w:rsidRDefault="4BE071EC" w:rsidP="4BE071EC">
      <w:proofErr w:type="spellStart"/>
      <w:r>
        <w:t>Vodovnik</w:t>
      </w:r>
      <w:proofErr w:type="spellEnd"/>
      <w:r>
        <w:t xml:space="preserve"> A. Diagnostic time in digital pathology: A comparative study on 400 cases. Journal of Pathology Informatics. 2016;7(1):4.</w:t>
      </w:r>
    </w:p>
    <w:p w14:paraId="41256803" w14:textId="78331704" w:rsidR="006623D4" w:rsidRDefault="4BE071EC" w:rsidP="4BE071EC">
      <w:r>
        <w:t>11.</w:t>
      </w:r>
    </w:p>
    <w:p w14:paraId="619DA50C" w14:textId="509F4FB4" w:rsidR="006623D4" w:rsidRDefault="4BE071EC" w:rsidP="4BE071EC">
      <w:proofErr w:type="spellStart"/>
      <w:r>
        <w:t>Baxi</w:t>
      </w:r>
      <w:proofErr w:type="spellEnd"/>
      <w:r>
        <w:t xml:space="preserve"> V, Edwards R, Montalto M, </w:t>
      </w:r>
      <w:proofErr w:type="spellStart"/>
      <w:r>
        <w:t>Saha</w:t>
      </w:r>
      <w:proofErr w:type="spellEnd"/>
      <w:r>
        <w:t xml:space="preserve"> S. Digital pathology and artificial intelligence in translational medicine and clinical practice. Modern Pathology. 2021 Oct 5;35.</w:t>
      </w:r>
    </w:p>
    <w:p w14:paraId="60564851" w14:textId="1B7151D7" w:rsidR="006623D4" w:rsidRDefault="4BE071EC" w:rsidP="4BE071EC">
      <w:r>
        <w:t>12.</w:t>
      </w:r>
    </w:p>
    <w:p w14:paraId="5F57CE8C" w14:textId="00AF549B" w:rsidR="006623D4" w:rsidRDefault="4BE071EC" w:rsidP="4BE071EC">
      <w:r>
        <w:lastRenderedPageBreak/>
        <w:t xml:space="preserve">Clarke E, Doherty D, Randell R, </w:t>
      </w:r>
      <w:proofErr w:type="spellStart"/>
      <w:r>
        <w:t>Grek</w:t>
      </w:r>
      <w:proofErr w:type="spellEnd"/>
      <w:r>
        <w:t xml:space="preserve"> J, Thomas R, Ruddle RA, et al. Faster than light (microscopy): superiority of digital pathology over microscopy for assessment of immunohistochemistry. Journal of Clinical Pathology [Internet]. 2022 Jan 15 [cited 2022 Mar 5]; Available from: https://jcp.bmj.com/content/early/2022/01/16/jclinpath-2021-207961</w:t>
      </w:r>
    </w:p>
    <w:p w14:paraId="3F9512DC" w14:textId="66D840F2" w:rsidR="006623D4" w:rsidRDefault="4BE071EC" w:rsidP="4BE071EC">
      <w:r>
        <w:t>13.</w:t>
      </w:r>
    </w:p>
    <w:p w14:paraId="6070E396" w14:textId="5B83967B" w:rsidR="006623D4" w:rsidRDefault="4BE071EC" w:rsidP="4BE071EC">
      <w:proofErr w:type="spellStart"/>
      <w:r>
        <w:t>Lahiani</w:t>
      </w:r>
      <w:proofErr w:type="spellEnd"/>
      <w:r>
        <w:t xml:space="preserve"> A, </w:t>
      </w:r>
      <w:proofErr w:type="spellStart"/>
      <w:r>
        <w:t>Gildenblat</w:t>
      </w:r>
      <w:proofErr w:type="spellEnd"/>
      <w:r>
        <w:t xml:space="preserve"> J, </w:t>
      </w:r>
      <w:proofErr w:type="spellStart"/>
      <w:r>
        <w:t>Klaman</w:t>
      </w:r>
      <w:proofErr w:type="spellEnd"/>
      <w:r>
        <w:t xml:space="preserve"> I, </w:t>
      </w:r>
      <w:proofErr w:type="spellStart"/>
      <w:r>
        <w:t>Albarqouni</w:t>
      </w:r>
      <w:proofErr w:type="spellEnd"/>
      <w:r>
        <w:t xml:space="preserve"> S, </w:t>
      </w:r>
      <w:proofErr w:type="spellStart"/>
      <w:r>
        <w:t>Navab</w:t>
      </w:r>
      <w:proofErr w:type="spellEnd"/>
      <w:r>
        <w:t xml:space="preserve"> N, </w:t>
      </w:r>
      <w:proofErr w:type="spellStart"/>
      <w:r>
        <w:t>Klaiman</w:t>
      </w:r>
      <w:proofErr w:type="spellEnd"/>
      <w:r>
        <w:t xml:space="preserve"> E. Virtualization of Tissue Staining in Digital Pathology Using an Unsupervised Deep Learning Approach. Digital Pathology. 2019;47–55.</w:t>
      </w:r>
    </w:p>
    <w:p w14:paraId="521C1188" w14:textId="4B7E1C67" w:rsidR="006623D4" w:rsidRDefault="4BE071EC" w:rsidP="4BE071EC">
      <w:r>
        <w:t>14.</w:t>
      </w:r>
    </w:p>
    <w:p w14:paraId="2807A1F5" w14:textId="310079D4" w:rsidR="006623D4" w:rsidRDefault="4BE071EC" w:rsidP="4BE071EC">
      <w:r>
        <w:t xml:space="preserve">de </w:t>
      </w:r>
      <w:proofErr w:type="spellStart"/>
      <w:r>
        <w:t>Haan</w:t>
      </w:r>
      <w:proofErr w:type="spellEnd"/>
      <w:r>
        <w:t xml:space="preserve"> K, Zhang Y, Zuckerman JE, Liu T, Sisk AE, Diaz MFP, et al. Deep learning-based transformation of H&amp;E stained tissues into special stains. Nature Communications. 2021 Aug 12;12(1).</w:t>
      </w:r>
    </w:p>
    <w:p w14:paraId="48DC4CA3" w14:textId="23BD7828" w:rsidR="006623D4" w:rsidRDefault="4BE071EC" w:rsidP="4BE071EC">
      <w:r>
        <w:t>15.</w:t>
      </w:r>
    </w:p>
    <w:p w14:paraId="2F02E7F3" w14:textId="399D74A4" w:rsidR="006623D4" w:rsidRDefault="4BE071EC" w:rsidP="4BE071EC">
      <w:proofErr w:type="spellStart"/>
      <w:r>
        <w:t>Magaki</w:t>
      </w:r>
      <w:proofErr w:type="spellEnd"/>
      <w:r>
        <w:t xml:space="preserve"> S, </w:t>
      </w:r>
      <w:proofErr w:type="spellStart"/>
      <w:r>
        <w:t>Hojat</w:t>
      </w:r>
      <w:proofErr w:type="spellEnd"/>
      <w:r>
        <w:t xml:space="preserve"> SA, Wei B, So A, Yong WH. An Introduction to the Performance of Immunohistochemistry. Methods in Molecular Biology (Clifton, NJ) [Internet]. 2019;1897:289–98. Available from: https://www.ncbi.nlm.nih.gov/pubmed/30539453</w:t>
      </w:r>
    </w:p>
    <w:p w14:paraId="2EDD585D" w14:textId="5ADD4263" w:rsidR="006623D4" w:rsidRDefault="4BE071EC" w:rsidP="4BE071EC">
      <w:r>
        <w:t>16.</w:t>
      </w:r>
    </w:p>
    <w:p w14:paraId="58C5730C" w14:textId="37D0FF98" w:rsidR="006623D4" w:rsidRDefault="4BE071EC" w:rsidP="4BE071EC">
      <w:r>
        <w:t xml:space="preserve">Bell D. </w:t>
      </w:r>
      <w:proofErr w:type="spellStart"/>
      <w:r>
        <w:t>Haematoxylin</w:t>
      </w:r>
      <w:proofErr w:type="spellEnd"/>
      <w:r>
        <w:t xml:space="preserve"> and eosin stain. </w:t>
      </w:r>
      <w:proofErr w:type="spellStart"/>
      <w:r>
        <w:t>Radiopaediaorg</w:t>
      </w:r>
      <w:proofErr w:type="spellEnd"/>
      <w:r>
        <w:t>. 2020 May 11;</w:t>
      </w:r>
    </w:p>
    <w:p w14:paraId="4D275780" w14:textId="556D5B90" w:rsidR="006623D4" w:rsidRDefault="4BE071EC" w:rsidP="4BE071EC">
      <w:r>
        <w:t>17.</w:t>
      </w:r>
    </w:p>
    <w:p w14:paraId="77D5BAED" w14:textId="2311AF98" w:rsidR="006623D4" w:rsidRDefault="4BE071EC" w:rsidP="4BE071EC">
      <w:r>
        <w:t xml:space="preserve">Identifying Cells And Epithelia Lab [Internet]. medcell.org. </w:t>
      </w:r>
      <w:proofErr w:type="spellStart"/>
      <w:r>
        <w:t>Medcell</w:t>
      </w:r>
      <w:proofErr w:type="spellEnd"/>
      <w:r>
        <w:t>; [cited 2022 Apr 19]. Available from: http://medcell.org/tbl/identifying_cells_and_epithelia/reading.php</w:t>
      </w:r>
    </w:p>
    <w:p w14:paraId="7281DB7B" w14:textId="75029497" w:rsidR="006623D4" w:rsidRDefault="4BE071EC" w:rsidP="4BE071EC">
      <w:r>
        <w:t>18.</w:t>
      </w:r>
    </w:p>
    <w:p w14:paraId="4F32FD32" w14:textId="00B43B94" w:rsidR="006623D4" w:rsidRDefault="4BE071EC" w:rsidP="4BE071EC">
      <w:r>
        <w:t xml:space="preserve">Li Y, Li N, Yu X, Huang K, Zheng T, Cheng X, et al. Hematoxylin and eosin staining of intact tissues via </w:t>
      </w:r>
      <w:proofErr w:type="spellStart"/>
      <w:r>
        <w:t>delipidation</w:t>
      </w:r>
      <w:proofErr w:type="spellEnd"/>
      <w:r>
        <w:t xml:space="preserve"> and ultrasound. Scientific Reports [Internet]. 2018 Aug 16;8(1):1–8. Available from: https://www.nature.com/articles/s41598-018-30755-5</w:t>
      </w:r>
    </w:p>
    <w:p w14:paraId="3DD8A1CF" w14:textId="0C7C913E" w:rsidR="006623D4" w:rsidRDefault="4BE071EC" w:rsidP="4BE071EC">
      <w:r>
        <w:t>19.</w:t>
      </w:r>
    </w:p>
    <w:p w14:paraId="669D6226" w14:textId="6D2B28FF" w:rsidR="006623D4" w:rsidRDefault="4BE071EC" w:rsidP="4BE071EC">
      <w:r>
        <w:t xml:space="preserve">Sui W, </w:t>
      </w:r>
      <w:proofErr w:type="spellStart"/>
      <w:r>
        <w:t>Ou</w:t>
      </w:r>
      <w:proofErr w:type="spellEnd"/>
      <w:r>
        <w:t xml:space="preserve"> M, Chen J, Wan Y, Peng H, Qi M, et al. Comparison of immunohistochemistry (IHC) and fluorescence in situ hybridization (FISH) assessment for Her-2 status in breast cancer. World Journal of Surgical Oncology. 2009;7(1):83.</w:t>
      </w:r>
    </w:p>
    <w:p w14:paraId="625C506E" w14:textId="4FB5B5A7" w:rsidR="006623D4" w:rsidRDefault="4BE071EC" w:rsidP="4BE071EC">
      <w:r>
        <w:t>20.</w:t>
      </w:r>
    </w:p>
    <w:p w14:paraId="00ADAB0D" w14:textId="6FF62F0C" w:rsidR="006623D4" w:rsidRDefault="4BE071EC" w:rsidP="4BE071EC">
      <w:r>
        <w:t xml:space="preserve">PubChem. Rhodamine B [Internet]. </w:t>
      </w:r>
      <w:proofErr w:type="spellStart"/>
      <w:r>
        <w:t>pubchem</w:t>
      </w:r>
      <w:proofErr w:type="spellEnd"/>
      <w:r>
        <w:t>. PubChem; 2020. Available from: https://pubchem.ncbi.nlm.nih.gov/compound/Rhodamine-B</w:t>
      </w:r>
    </w:p>
    <w:p w14:paraId="7ACCBE19" w14:textId="71871E59" w:rsidR="006623D4" w:rsidRDefault="4BE071EC" w:rsidP="4BE071EC">
      <w:r>
        <w:t>21.</w:t>
      </w:r>
    </w:p>
    <w:p w14:paraId="351A3655" w14:textId="71A9F64F" w:rsidR="006623D4" w:rsidRDefault="4BE071EC" w:rsidP="4BE071EC">
      <w:r>
        <w:t xml:space="preserve">Young RJ, </w:t>
      </w:r>
      <w:proofErr w:type="spellStart"/>
      <w:r>
        <w:t>Möller</w:t>
      </w:r>
      <w:proofErr w:type="spellEnd"/>
      <w:r>
        <w:t xml:space="preserve"> A. Immunohistochemical Detection of </w:t>
      </w:r>
      <w:proofErr w:type="spellStart"/>
      <w:r>
        <w:t>Tumour</w:t>
      </w:r>
      <w:proofErr w:type="spellEnd"/>
      <w:r>
        <w:t xml:space="preserve"> Hypoxia. Histology Protocols [Internet]. 2009 Nov 9 [cited 2022 Apr 19];151–9. Available from: </w:t>
      </w:r>
      <w:r>
        <w:lastRenderedPageBreak/>
        <w:t>https://www.researchgate.net/publication/40447323_Immunohistochemical_Detection_of_Tumour_Hypoxia</w:t>
      </w:r>
    </w:p>
    <w:p w14:paraId="2CE2BBBC" w14:textId="62B2284D" w:rsidR="006623D4" w:rsidRDefault="4BE071EC" w:rsidP="4BE071EC">
      <w:r>
        <w:t>22.</w:t>
      </w:r>
    </w:p>
    <w:p w14:paraId="26B97914" w14:textId="464AFC5A" w:rsidR="006623D4" w:rsidRDefault="4BE071EC" w:rsidP="4BE071EC">
      <w:r>
        <w:t>File:HSP IF IgA.jpg - Wikipedia [Internet]. commons.wikimedia.org. 2008 [cited 2022 Apr 19]. Available from: https://en.wikipedia.org/wiki/File:HSP_IF_IgA.jpg</w:t>
      </w:r>
    </w:p>
    <w:p w14:paraId="6809DAC3" w14:textId="266C9AF3" w:rsidR="006623D4" w:rsidRDefault="4BE071EC" w:rsidP="4BE071EC">
      <w:r>
        <w:t>23.</w:t>
      </w:r>
    </w:p>
    <w:p w14:paraId="418E5011" w14:textId="2EEE34C0" w:rsidR="006623D4" w:rsidRDefault="4BE071EC" w:rsidP="4BE071EC">
      <w:r>
        <w:t>Song Z, Zou S, Zhou W, Huang Y, Shao L, Yuan J, et al. Clinically applicable histopathological diagnosis system for gastric cancer detection using deep learning. Nature Communications. 2020 Aug 27;11(1).</w:t>
      </w:r>
    </w:p>
    <w:p w14:paraId="52F1C05D" w14:textId="62B5CA4F" w:rsidR="006623D4" w:rsidRDefault="4BE071EC" w:rsidP="4BE071EC">
      <w:r>
        <w:t>24.</w:t>
      </w:r>
    </w:p>
    <w:p w14:paraId="6974D185" w14:textId="4F141FC4" w:rsidR="006623D4" w:rsidRDefault="4BE071EC" w:rsidP="4BE071EC">
      <w:r>
        <w:t>Wang S, Zhu Y, Yu L, Chen H, Lin H, Wan X, et al. RMDL: Recalibrated Multi-instance Deep Learning for Whole Slide Gastric Image Classification. Medical Image Analysis. 2019 Aug;101549.</w:t>
      </w:r>
    </w:p>
    <w:p w14:paraId="29885EBD" w14:textId="758D7EED" w:rsidR="006623D4" w:rsidRDefault="4BE071EC" w:rsidP="4BE071EC">
      <w:r>
        <w:t>25.</w:t>
      </w:r>
    </w:p>
    <w:p w14:paraId="34180866" w14:textId="356EB85A" w:rsidR="006623D4" w:rsidRDefault="4BE071EC" w:rsidP="4BE071EC">
      <w:r>
        <w:t>Wang X, Chen Y, Gao Y, Zhang H, Guan Z, Dong Z, et al. Predicting gastric cancer outcome from resected lymph node histopathology images using deep learning. Nature Communications. 2021 Mar 12;12(1).</w:t>
      </w:r>
    </w:p>
    <w:p w14:paraId="172F6072" w14:textId="1BB3B5AA" w:rsidR="006623D4" w:rsidRDefault="006623D4" w:rsidP="4BE071EC"/>
    <w:p w14:paraId="7F82AEEC" w14:textId="34F40C34" w:rsidR="4BE071EC" w:rsidRDefault="4BE071EC" w:rsidP="4BE071EC"/>
    <w:p w14:paraId="03E10A02" w14:textId="0594CBCB" w:rsidR="4BE071EC" w:rsidRDefault="4BE071EC" w:rsidP="4BE071EC"/>
    <w:p w14:paraId="49F577DE" w14:textId="56AD99E8" w:rsidR="4BE071EC" w:rsidRDefault="4BE071EC" w:rsidP="4BE071EC"/>
    <w:p w14:paraId="2D5177BE" w14:textId="615E0049" w:rsidR="4BE071EC" w:rsidRDefault="4BE071EC" w:rsidP="4BE071EC"/>
    <w:p w14:paraId="26AB776D" w14:textId="33979504" w:rsidR="4BE071EC" w:rsidRDefault="4BE071EC" w:rsidP="4BE071EC"/>
    <w:p w14:paraId="51A23C2D" w14:textId="603389C2" w:rsidR="4BE071EC" w:rsidRDefault="4BE071EC" w:rsidP="4BE071EC">
      <w:pPr>
        <w:rPr>
          <w:rFonts w:ascii="Calibri" w:eastAsia="Calibri" w:hAnsi="Calibri" w:cs="Calibri"/>
        </w:rPr>
      </w:pPr>
      <w:r w:rsidRPr="4BE071EC">
        <w:rPr>
          <w:rFonts w:ascii="Calibri" w:eastAsia="Calibri" w:hAnsi="Calibri" w:cs="Calibri"/>
        </w:rPr>
        <w:t>Kevin’s references</w:t>
      </w:r>
    </w:p>
    <w:p w14:paraId="138E76C7" w14:textId="0822EE8A" w:rsidR="4BE071EC" w:rsidRDefault="4BE071EC">
      <w:r w:rsidRPr="4BE071EC">
        <w:rPr>
          <w:rFonts w:ascii="Calibri" w:eastAsia="Calibri" w:hAnsi="Calibri" w:cs="Calibri"/>
        </w:rPr>
        <w:t>1.</w:t>
      </w:r>
      <w:r>
        <w:tab/>
      </w:r>
      <w:r w:rsidRPr="4BE071EC">
        <w:rPr>
          <w:rFonts w:ascii="Calibri" w:eastAsia="Calibri" w:hAnsi="Calibri" w:cs="Calibri"/>
        </w:rPr>
        <w:t>Shen Bo ZJ. Research progress on blood supply of gastric cancer and its arterial interventional chemotherapy. World Journal of Chinese Digestion. 2003.</w:t>
      </w:r>
    </w:p>
    <w:p w14:paraId="27A50A75" w14:textId="3341CEB6" w:rsidR="4BE071EC" w:rsidRDefault="4BE071EC">
      <w:r w:rsidRPr="4BE071EC">
        <w:rPr>
          <w:rFonts w:ascii="Calibri" w:eastAsia="Calibri" w:hAnsi="Calibri" w:cs="Calibri"/>
        </w:rPr>
        <w:t>2.</w:t>
      </w:r>
      <w:r>
        <w:tab/>
      </w:r>
      <w:proofErr w:type="spellStart"/>
      <w:r w:rsidRPr="4BE071EC">
        <w:rPr>
          <w:rFonts w:ascii="Calibri" w:eastAsia="Calibri" w:hAnsi="Calibri" w:cs="Calibri"/>
        </w:rPr>
        <w:t>Wieduwilt</w:t>
      </w:r>
      <w:proofErr w:type="spellEnd"/>
      <w:r w:rsidRPr="4BE071EC">
        <w:rPr>
          <w:rFonts w:ascii="Calibri" w:eastAsia="Calibri" w:hAnsi="Calibri" w:cs="Calibri"/>
        </w:rPr>
        <w:t xml:space="preserve"> MJ, </w:t>
      </w:r>
      <w:proofErr w:type="spellStart"/>
      <w:r w:rsidRPr="4BE071EC">
        <w:rPr>
          <w:rFonts w:ascii="Calibri" w:eastAsia="Calibri" w:hAnsi="Calibri" w:cs="Calibri"/>
        </w:rPr>
        <w:t>Moasser</w:t>
      </w:r>
      <w:proofErr w:type="spellEnd"/>
      <w:r w:rsidRPr="4BE071EC">
        <w:rPr>
          <w:rFonts w:ascii="Calibri" w:eastAsia="Calibri" w:hAnsi="Calibri" w:cs="Calibri"/>
        </w:rPr>
        <w:t xml:space="preserve"> MM. The epidermal growth factor receptor family: biology driving targeted therapeutics. Cell Mol Life Sci. 2008;65(10):1566-84.</w:t>
      </w:r>
    </w:p>
    <w:p w14:paraId="2F577F15" w14:textId="3F8DB8E6" w:rsidR="4BE071EC" w:rsidRDefault="4BE071EC">
      <w:r w:rsidRPr="4BE071EC">
        <w:rPr>
          <w:rFonts w:ascii="Calibri" w:eastAsia="Calibri" w:hAnsi="Calibri" w:cs="Calibri"/>
        </w:rPr>
        <w:t>3.</w:t>
      </w:r>
      <w:r>
        <w:tab/>
      </w:r>
      <w:r w:rsidRPr="4BE071EC">
        <w:rPr>
          <w:rFonts w:ascii="Calibri" w:eastAsia="Calibri" w:hAnsi="Calibri" w:cs="Calibri"/>
        </w:rPr>
        <w:t xml:space="preserve">Gang </w:t>
      </w:r>
      <w:proofErr w:type="spellStart"/>
      <w:r w:rsidRPr="4BE071EC">
        <w:rPr>
          <w:rFonts w:ascii="Calibri" w:eastAsia="Calibri" w:hAnsi="Calibri" w:cs="Calibri"/>
        </w:rPr>
        <w:t>Niu</w:t>
      </w:r>
      <w:proofErr w:type="spellEnd"/>
      <w:r w:rsidRPr="4BE071EC">
        <w:rPr>
          <w:rFonts w:ascii="Calibri" w:eastAsia="Calibri" w:hAnsi="Calibri" w:cs="Calibri"/>
        </w:rPr>
        <w:t xml:space="preserve"> XC. Vascular Endothelial Growth Factor as an Anti-angiogenic Target for Cancer Therapy. </w:t>
      </w:r>
      <w:proofErr w:type="spellStart"/>
      <w:r w:rsidRPr="4BE071EC">
        <w:rPr>
          <w:rFonts w:ascii="Calibri" w:eastAsia="Calibri" w:hAnsi="Calibri" w:cs="Calibri"/>
        </w:rPr>
        <w:t>Curr</w:t>
      </w:r>
      <w:proofErr w:type="spellEnd"/>
      <w:r w:rsidRPr="4BE071EC">
        <w:rPr>
          <w:rFonts w:ascii="Calibri" w:eastAsia="Calibri" w:hAnsi="Calibri" w:cs="Calibri"/>
        </w:rPr>
        <w:t xml:space="preserve"> Drug Targets. 2010.</w:t>
      </w:r>
    </w:p>
    <w:p w14:paraId="5C3306C7" w14:textId="0BE059D5" w:rsidR="4BE071EC" w:rsidRDefault="4BE071EC">
      <w:r w:rsidRPr="4BE071EC">
        <w:rPr>
          <w:rFonts w:ascii="Calibri" w:eastAsia="Calibri" w:hAnsi="Calibri" w:cs="Calibri"/>
        </w:rPr>
        <w:t>4.</w:t>
      </w:r>
      <w:r>
        <w:tab/>
      </w:r>
      <w:hyperlink r:id="rId20">
        <w:r w:rsidRPr="4BE071EC">
          <w:rPr>
            <w:rStyle w:val="Hyperlink"/>
            <w:rFonts w:ascii="Calibri" w:eastAsia="Calibri" w:hAnsi="Calibri" w:cs="Calibri"/>
          </w:rPr>
          <w:t>https://www.cancer.org/cancer/stomach-cancer/treating/targeted-therapies.html</w:t>
        </w:r>
      </w:hyperlink>
      <w:r w:rsidRPr="4BE071EC">
        <w:rPr>
          <w:rFonts w:ascii="Calibri" w:eastAsia="Calibri" w:hAnsi="Calibri" w:cs="Calibri"/>
        </w:rPr>
        <w:t>. Targeted Drug Therapy for Stomach Cancer.</w:t>
      </w:r>
    </w:p>
    <w:p w14:paraId="3101C896" w14:textId="36A73169" w:rsidR="4BE071EC" w:rsidRDefault="4BE071EC">
      <w:r w:rsidRPr="4BE071EC">
        <w:rPr>
          <w:rFonts w:ascii="Calibri" w:eastAsia="Calibri" w:hAnsi="Calibri" w:cs="Calibri"/>
        </w:rPr>
        <w:t>5.</w:t>
      </w:r>
      <w:r>
        <w:tab/>
      </w:r>
      <w:hyperlink r:id="rId21">
        <w:r w:rsidRPr="4BE071EC">
          <w:rPr>
            <w:rStyle w:val="Hyperlink"/>
            <w:rFonts w:ascii="Calibri" w:eastAsia="Calibri" w:hAnsi="Calibri" w:cs="Calibri"/>
          </w:rPr>
          <w:t>https://www.cancer.org/content/dam/CRC/PDF/Public/8841.00.pdf</w:t>
        </w:r>
      </w:hyperlink>
      <w:r w:rsidRPr="4BE071EC">
        <w:rPr>
          <w:rFonts w:ascii="Calibri" w:eastAsia="Calibri" w:hAnsi="Calibri" w:cs="Calibri"/>
        </w:rPr>
        <w:t>. Treating Stomach Cancer.</w:t>
      </w:r>
    </w:p>
    <w:p w14:paraId="2E5E660A" w14:textId="79A5C4A4" w:rsidR="4BE071EC" w:rsidRDefault="4BE071EC">
      <w:r w:rsidRPr="4BE071EC">
        <w:rPr>
          <w:rFonts w:ascii="Calibri" w:eastAsia="Calibri" w:hAnsi="Calibri" w:cs="Calibri"/>
        </w:rPr>
        <w:t>6.</w:t>
      </w:r>
      <w:r>
        <w:tab/>
      </w:r>
      <w:r w:rsidRPr="4BE071EC">
        <w:rPr>
          <w:rFonts w:ascii="Calibri" w:eastAsia="Calibri" w:hAnsi="Calibri" w:cs="Calibri"/>
        </w:rPr>
        <w:t>Cheng G, Mei Y, Pan X, Liu M, Wu S. Expression of HER2/c-erbB-2, EGFR Protein in Gastric Carcinoma and its Clinical Significance. Open Life Sci. 2019;14:119-25.</w:t>
      </w:r>
    </w:p>
    <w:p w14:paraId="61A3AB54" w14:textId="52755379" w:rsidR="4BE071EC" w:rsidRDefault="4BE071EC">
      <w:r w:rsidRPr="4BE071EC">
        <w:rPr>
          <w:rFonts w:ascii="Calibri" w:eastAsia="Calibri" w:hAnsi="Calibri" w:cs="Calibri"/>
        </w:rPr>
        <w:lastRenderedPageBreak/>
        <w:t>7.</w:t>
      </w:r>
      <w:r>
        <w:tab/>
      </w:r>
      <w:proofErr w:type="spellStart"/>
      <w:r w:rsidRPr="4BE071EC">
        <w:rPr>
          <w:rFonts w:ascii="Calibri" w:eastAsia="Calibri" w:hAnsi="Calibri" w:cs="Calibri"/>
        </w:rPr>
        <w:t>Fisusi</w:t>
      </w:r>
      <w:proofErr w:type="spellEnd"/>
      <w:r w:rsidRPr="4BE071EC">
        <w:rPr>
          <w:rFonts w:ascii="Calibri" w:eastAsia="Calibri" w:hAnsi="Calibri" w:cs="Calibri"/>
        </w:rPr>
        <w:t xml:space="preserve"> FA, Akala EO. Drug Combinations in Breast Cancer Therapy. Pharm </w:t>
      </w:r>
      <w:proofErr w:type="spellStart"/>
      <w:r w:rsidRPr="4BE071EC">
        <w:rPr>
          <w:rFonts w:ascii="Calibri" w:eastAsia="Calibri" w:hAnsi="Calibri" w:cs="Calibri"/>
        </w:rPr>
        <w:t>Nanotechnol</w:t>
      </w:r>
      <w:proofErr w:type="spellEnd"/>
      <w:r w:rsidRPr="4BE071EC">
        <w:rPr>
          <w:rFonts w:ascii="Calibri" w:eastAsia="Calibri" w:hAnsi="Calibri" w:cs="Calibri"/>
        </w:rPr>
        <w:t>. 2019;7(1):3-23.</w:t>
      </w:r>
    </w:p>
    <w:p w14:paraId="7B8D3C78" w14:textId="2494BCF6" w:rsidR="006623D4" w:rsidRDefault="006623D4" w:rsidP="437FDB05">
      <w:pPr>
        <w:rPr>
          <w:rFonts w:ascii="Calibri" w:eastAsia="Calibri" w:hAnsi="Calibri" w:cs="Calibri"/>
        </w:rPr>
      </w:pPr>
    </w:p>
    <w:sectPr w:rsidR="006623D4">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3A3C" w14:textId="77777777" w:rsidR="00A320C1" w:rsidRDefault="00A320C1" w:rsidP="00AA66F0">
      <w:pPr>
        <w:spacing w:after="0" w:line="240" w:lineRule="auto"/>
      </w:pPr>
      <w:r>
        <w:separator/>
      </w:r>
    </w:p>
  </w:endnote>
  <w:endnote w:type="continuationSeparator" w:id="0">
    <w:p w14:paraId="23AF108C" w14:textId="77777777" w:rsidR="00A320C1" w:rsidRDefault="00A320C1" w:rsidP="00AA66F0">
      <w:pPr>
        <w:spacing w:after="0" w:line="240" w:lineRule="auto"/>
      </w:pPr>
      <w:r>
        <w:continuationSeparator/>
      </w:r>
    </w:p>
  </w:endnote>
  <w:endnote w:type="continuationNotice" w:id="1">
    <w:p w14:paraId="2B648449" w14:textId="77777777" w:rsidR="00A320C1" w:rsidRDefault="00A320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941FEB" w14:paraId="0E930A86" w14:textId="77777777" w:rsidTr="21941FEB">
      <w:tc>
        <w:tcPr>
          <w:tcW w:w="3120" w:type="dxa"/>
        </w:tcPr>
        <w:p w14:paraId="3FCD5829" w14:textId="1EF32060" w:rsidR="21941FEB" w:rsidRDefault="21941FEB" w:rsidP="21941FEB">
          <w:pPr>
            <w:pStyle w:val="Header"/>
            <w:ind w:left="-115"/>
          </w:pPr>
        </w:p>
      </w:tc>
      <w:tc>
        <w:tcPr>
          <w:tcW w:w="3120" w:type="dxa"/>
        </w:tcPr>
        <w:p w14:paraId="0FF448C6" w14:textId="224B14BD" w:rsidR="21941FEB" w:rsidRDefault="21941FEB" w:rsidP="21941FEB">
          <w:pPr>
            <w:pStyle w:val="Header"/>
            <w:jc w:val="center"/>
          </w:pPr>
        </w:p>
      </w:tc>
      <w:tc>
        <w:tcPr>
          <w:tcW w:w="3120" w:type="dxa"/>
        </w:tcPr>
        <w:p w14:paraId="12AEEDEE" w14:textId="7D367953" w:rsidR="21941FEB" w:rsidRDefault="21941FEB" w:rsidP="21941FEB">
          <w:pPr>
            <w:pStyle w:val="Header"/>
            <w:ind w:right="-115"/>
            <w:jc w:val="right"/>
          </w:pPr>
        </w:p>
      </w:tc>
    </w:tr>
  </w:tbl>
  <w:p w14:paraId="6D019A49" w14:textId="2100AFF2" w:rsidR="00AA66F0" w:rsidRDefault="00AA66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45A2" w14:textId="77777777" w:rsidR="00A320C1" w:rsidRDefault="00A320C1" w:rsidP="00AA66F0">
      <w:pPr>
        <w:spacing w:after="0" w:line="240" w:lineRule="auto"/>
      </w:pPr>
      <w:r>
        <w:separator/>
      </w:r>
    </w:p>
  </w:footnote>
  <w:footnote w:type="continuationSeparator" w:id="0">
    <w:p w14:paraId="34CC3384" w14:textId="77777777" w:rsidR="00A320C1" w:rsidRDefault="00A320C1" w:rsidP="00AA66F0">
      <w:pPr>
        <w:spacing w:after="0" w:line="240" w:lineRule="auto"/>
      </w:pPr>
      <w:r>
        <w:continuationSeparator/>
      </w:r>
    </w:p>
  </w:footnote>
  <w:footnote w:type="continuationNotice" w:id="1">
    <w:p w14:paraId="0DF2C76F" w14:textId="77777777" w:rsidR="00A320C1" w:rsidRDefault="00A320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941FEB" w14:paraId="780CB04C" w14:textId="77777777" w:rsidTr="21941FEB">
      <w:tc>
        <w:tcPr>
          <w:tcW w:w="3120" w:type="dxa"/>
        </w:tcPr>
        <w:p w14:paraId="1C5186FD" w14:textId="248D8382" w:rsidR="21941FEB" w:rsidRDefault="21941FEB" w:rsidP="21941FEB">
          <w:pPr>
            <w:pStyle w:val="Header"/>
            <w:ind w:left="-115"/>
          </w:pPr>
        </w:p>
      </w:tc>
      <w:tc>
        <w:tcPr>
          <w:tcW w:w="3120" w:type="dxa"/>
        </w:tcPr>
        <w:p w14:paraId="325E716E" w14:textId="49CAC4B7" w:rsidR="21941FEB" w:rsidRDefault="21941FEB" w:rsidP="21941FEB">
          <w:pPr>
            <w:pStyle w:val="Header"/>
            <w:jc w:val="center"/>
          </w:pPr>
        </w:p>
      </w:tc>
      <w:tc>
        <w:tcPr>
          <w:tcW w:w="3120" w:type="dxa"/>
        </w:tcPr>
        <w:p w14:paraId="4641D78A" w14:textId="65D3B3D1" w:rsidR="21941FEB" w:rsidRDefault="21941FEB" w:rsidP="21941FEB">
          <w:pPr>
            <w:pStyle w:val="Header"/>
            <w:ind w:right="-115"/>
            <w:jc w:val="right"/>
          </w:pPr>
        </w:p>
      </w:tc>
    </w:tr>
  </w:tbl>
  <w:p w14:paraId="1BE593F7" w14:textId="694C49EF" w:rsidR="00AA66F0" w:rsidRDefault="00AA66F0">
    <w:pPr>
      <w:pStyle w:val="Header"/>
    </w:pPr>
  </w:p>
</w:hdr>
</file>

<file path=word/intelligence.xml><?xml version="1.0" encoding="utf-8"?>
<int:Intelligence xmlns:int="http://schemas.microsoft.com/office/intelligence/2019/intelligence">
  <int:IntelligenceSettings/>
  <int:Manifest>
    <int:ParagraphRange paragraphId="1250017315" textId="1284811260" start="78" length="17" invalidationStart="78" invalidationLength="17" id="Lr6BQUSI"/>
    <int:WordHash hashCode="fHn4+Ovy0KWqy5" id="8GH0Ias4"/>
    <int:ParagraphRange paragraphId="1118693" textId="701841897" start="0" length="17" invalidationStart="0" invalidationLength="17" id="ddwzD9bx"/>
    <int:ParagraphRange paragraphId="1101998172" textId="1430024619" start="0" length="254" invalidationStart="0" invalidationLength="254" id="AMgX97HH"/>
    <int:ParagraphRange paragraphId="1752541077" textId="578815205" start="0" length="166" invalidationStart="0" invalidationLength="166" id="QjUY6lMU"/>
    <int:ParagraphRange paragraphId="1155569057" textId="1275860147" start="0" length="130" invalidationStart="0" invalidationLength="130" id="AaUVq2rZ"/>
    <int:ParagraphRange paragraphId="1752541077" textId="2095602277" start="96" length="4" invalidationStart="96" invalidationLength="4" id="VhAlbf25"/>
    <int:ParagraphRange paragraphId="1752541077" textId="2027584752" start="0" length="168" invalidationStart="0" invalidationLength="168" id="T4jyTSKF"/>
    <int:WordHash hashCode="2FMSTfqLVwqvAT" id="g5JethfH"/>
    <int:WordHash hashCode="LZxL6rCUepFDEQ" id="Ll5akzG5"/>
    <int:WordHash hashCode="WKhmD5lalA2mZ1" id="qaVx9HWQ"/>
    <int:WordHash hashCode="eAXZc3CmontC9y" id="BBzPtkD2"/>
    <int:WordHash hashCode="uveB3Ibr7MR/kh" id="CUfUHuxp"/>
    <int:WordHash hashCode="rw1V7TM4EJukJA" id="23CsINcW"/>
    <int:WordHash hashCode="pX+vGxdChOGcSQ" id="31RVj5qx"/>
    <int:ParagraphRange paragraphId="339952745" textId="877934522" start="115" length="18" invalidationStart="115" invalidationLength="18" id="0NwehHkI"/>
    <int:WordHash hashCode="DeYyEgvEo0kjgK" id="OHSjdkVh"/>
    <int:ParagraphRange paragraphId="1881612661" textId="471802979" start="94" length="19" invalidationStart="94" invalidationLength="19" id="lhXESM6h"/>
    <int:ParagraphRange paragraphId="2076319806" textId="721432452" start="320" length="9" invalidationStart="320" invalidationLength="9" id="stoqD8MF"/>
    <int:WordHash hashCode="vBtXmNx8uDtGd/" id="AXhzEeLk"/>
  </int:Manifest>
  <int:Observations>
    <int:Content id="Lr6BQUSI">
      <int:Rejection type="LegacyProofing"/>
    </int:Content>
    <int:Content id="8GH0Ias4">
      <int:Rejection type="LegacyProofing"/>
    </int:Content>
    <int:Content id="ddwzD9bx">
      <int:Rejection type="WordDesignerDefaultAnnotation"/>
    </int:Content>
    <int:Content id="AMgX97HH">
      <int:Rejection type="WordDesignerDefaultAnnotation"/>
    </int:Content>
    <int:Content id="QjUY6lMU">
      <int:Rejection type="WordDesignerDefaultAnnotation"/>
    </int:Content>
    <int:Content id="AaUVq2rZ">
      <int:Rejection type="WordDesignerDefaultAnnotation"/>
    </int:Content>
    <int:Content id="VhAlbf25">
      <int:Rejection type="LegacyProofing"/>
    </int:Content>
    <int:Content id="T4jyTSKF">
      <int:Rejection type="WordDesignerDefaultAnnotation"/>
    </int:Content>
    <int:Content id="g5JethfH">
      <int:Rejection type="LegacyProofing"/>
    </int:Content>
    <int:Content id="Ll5akzG5">
      <int:Rejection type="AugLoop_Text_Critique"/>
    </int:Content>
    <int:Content id="qaVx9HWQ">
      <int:Rejection type="LegacyProofing"/>
    </int:Content>
    <int:Content id="BBzPtkD2">
      <int:Rejection type="LegacyProofing"/>
    </int:Content>
    <int:Content id="CUfUHuxp">
      <int:Rejection type="LegacyProofing"/>
    </int:Content>
    <int:Content id="23CsINcW">
      <int:Rejection type="LegacyProofing"/>
    </int:Content>
    <int:Content id="31RVj5qx">
      <int:Rejection type="LegacyProofing"/>
    </int:Content>
    <int:Content id="0NwehHkI">
      <int:Rejection type="LegacyProofing"/>
    </int:Content>
    <int:Content id="OHSjdkVh">
      <int:Rejection type="LegacyProofing"/>
    </int:Content>
    <int:Content id="lhXESM6h">
      <int:Rejection type="LegacyProofing"/>
    </int:Content>
    <int:Content id="stoqD8MF">
      <int:Rejection type="LegacyProofing"/>
    </int:Content>
    <int:Content id="AXhzEeL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2D70"/>
    <w:multiLevelType w:val="hybridMultilevel"/>
    <w:tmpl w:val="FFFFFFFF"/>
    <w:lvl w:ilvl="0" w:tplc="A580ABFA">
      <w:start w:val="1"/>
      <w:numFmt w:val="bullet"/>
      <w:lvlText w:val="·"/>
      <w:lvlJc w:val="left"/>
      <w:pPr>
        <w:ind w:left="720" w:hanging="360"/>
      </w:pPr>
      <w:rPr>
        <w:rFonts w:ascii="Symbol" w:hAnsi="Symbol" w:hint="default"/>
      </w:rPr>
    </w:lvl>
    <w:lvl w:ilvl="1" w:tplc="3082475E">
      <w:start w:val="1"/>
      <w:numFmt w:val="bullet"/>
      <w:lvlText w:val="o"/>
      <w:lvlJc w:val="left"/>
      <w:pPr>
        <w:ind w:left="1440" w:hanging="360"/>
      </w:pPr>
      <w:rPr>
        <w:rFonts w:ascii="Courier New" w:hAnsi="Courier New" w:hint="default"/>
      </w:rPr>
    </w:lvl>
    <w:lvl w:ilvl="2" w:tplc="5F8CE328">
      <w:start w:val="1"/>
      <w:numFmt w:val="bullet"/>
      <w:lvlText w:val=""/>
      <w:lvlJc w:val="left"/>
      <w:pPr>
        <w:ind w:left="2160" w:hanging="360"/>
      </w:pPr>
      <w:rPr>
        <w:rFonts w:ascii="Wingdings" w:hAnsi="Wingdings" w:hint="default"/>
      </w:rPr>
    </w:lvl>
    <w:lvl w:ilvl="3" w:tplc="108C428E">
      <w:start w:val="1"/>
      <w:numFmt w:val="bullet"/>
      <w:lvlText w:val=""/>
      <w:lvlJc w:val="left"/>
      <w:pPr>
        <w:ind w:left="2880" w:hanging="360"/>
      </w:pPr>
      <w:rPr>
        <w:rFonts w:ascii="Symbol" w:hAnsi="Symbol" w:hint="default"/>
      </w:rPr>
    </w:lvl>
    <w:lvl w:ilvl="4" w:tplc="911075D0">
      <w:start w:val="1"/>
      <w:numFmt w:val="bullet"/>
      <w:lvlText w:val="o"/>
      <w:lvlJc w:val="left"/>
      <w:pPr>
        <w:ind w:left="3600" w:hanging="360"/>
      </w:pPr>
      <w:rPr>
        <w:rFonts w:ascii="Courier New" w:hAnsi="Courier New" w:hint="default"/>
      </w:rPr>
    </w:lvl>
    <w:lvl w:ilvl="5" w:tplc="3E56EC7A">
      <w:start w:val="1"/>
      <w:numFmt w:val="bullet"/>
      <w:lvlText w:val=""/>
      <w:lvlJc w:val="left"/>
      <w:pPr>
        <w:ind w:left="4320" w:hanging="360"/>
      </w:pPr>
      <w:rPr>
        <w:rFonts w:ascii="Wingdings" w:hAnsi="Wingdings" w:hint="default"/>
      </w:rPr>
    </w:lvl>
    <w:lvl w:ilvl="6" w:tplc="A7A26D54">
      <w:start w:val="1"/>
      <w:numFmt w:val="bullet"/>
      <w:lvlText w:val=""/>
      <w:lvlJc w:val="left"/>
      <w:pPr>
        <w:ind w:left="5040" w:hanging="360"/>
      </w:pPr>
      <w:rPr>
        <w:rFonts w:ascii="Symbol" w:hAnsi="Symbol" w:hint="default"/>
      </w:rPr>
    </w:lvl>
    <w:lvl w:ilvl="7" w:tplc="8B26AE42">
      <w:start w:val="1"/>
      <w:numFmt w:val="bullet"/>
      <w:lvlText w:val="o"/>
      <w:lvlJc w:val="left"/>
      <w:pPr>
        <w:ind w:left="5760" w:hanging="360"/>
      </w:pPr>
      <w:rPr>
        <w:rFonts w:ascii="Courier New" w:hAnsi="Courier New" w:hint="default"/>
      </w:rPr>
    </w:lvl>
    <w:lvl w:ilvl="8" w:tplc="990CF3FC">
      <w:start w:val="1"/>
      <w:numFmt w:val="bullet"/>
      <w:lvlText w:val=""/>
      <w:lvlJc w:val="left"/>
      <w:pPr>
        <w:ind w:left="6480" w:hanging="360"/>
      </w:pPr>
      <w:rPr>
        <w:rFonts w:ascii="Wingdings" w:hAnsi="Wingdings" w:hint="default"/>
      </w:rPr>
    </w:lvl>
  </w:abstractNum>
  <w:abstractNum w:abstractNumId="1" w15:restartNumberingAfterBreak="0">
    <w:nsid w:val="046553FB"/>
    <w:multiLevelType w:val="hybridMultilevel"/>
    <w:tmpl w:val="FFFFFFFF"/>
    <w:lvl w:ilvl="0" w:tplc="F196930C">
      <w:start w:val="1"/>
      <w:numFmt w:val="bullet"/>
      <w:lvlText w:val="·"/>
      <w:lvlJc w:val="left"/>
      <w:pPr>
        <w:ind w:left="720" w:hanging="360"/>
      </w:pPr>
      <w:rPr>
        <w:rFonts w:ascii="Symbol" w:hAnsi="Symbol" w:hint="default"/>
      </w:rPr>
    </w:lvl>
    <w:lvl w:ilvl="1" w:tplc="C000679C">
      <w:start w:val="1"/>
      <w:numFmt w:val="bullet"/>
      <w:lvlText w:val="o"/>
      <w:lvlJc w:val="left"/>
      <w:pPr>
        <w:ind w:left="1440" w:hanging="360"/>
      </w:pPr>
      <w:rPr>
        <w:rFonts w:ascii="Courier New" w:hAnsi="Courier New" w:hint="default"/>
      </w:rPr>
    </w:lvl>
    <w:lvl w:ilvl="2" w:tplc="25022A3C">
      <w:start w:val="1"/>
      <w:numFmt w:val="bullet"/>
      <w:lvlText w:val=""/>
      <w:lvlJc w:val="left"/>
      <w:pPr>
        <w:ind w:left="2160" w:hanging="360"/>
      </w:pPr>
      <w:rPr>
        <w:rFonts w:ascii="Wingdings" w:hAnsi="Wingdings" w:hint="default"/>
      </w:rPr>
    </w:lvl>
    <w:lvl w:ilvl="3" w:tplc="CE1EF814">
      <w:start w:val="1"/>
      <w:numFmt w:val="bullet"/>
      <w:lvlText w:val=""/>
      <w:lvlJc w:val="left"/>
      <w:pPr>
        <w:ind w:left="2880" w:hanging="360"/>
      </w:pPr>
      <w:rPr>
        <w:rFonts w:ascii="Symbol" w:hAnsi="Symbol" w:hint="default"/>
      </w:rPr>
    </w:lvl>
    <w:lvl w:ilvl="4" w:tplc="97C60740">
      <w:start w:val="1"/>
      <w:numFmt w:val="bullet"/>
      <w:lvlText w:val="o"/>
      <w:lvlJc w:val="left"/>
      <w:pPr>
        <w:ind w:left="3600" w:hanging="360"/>
      </w:pPr>
      <w:rPr>
        <w:rFonts w:ascii="Courier New" w:hAnsi="Courier New" w:hint="default"/>
      </w:rPr>
    </w:lvl>
    <w:lvl w:ilvl="5" w:tplc="5D46A676">
      <w:start w:val="1"/>
      <w:numFmt w:val="bullet"/>
      <w:lvlText w:val=""/>
      <w:lvlJc w:val="left"/>
      <w:pPr>
        <w:ind w:left="4320" w:hanging="360"/>
      </w:pPr>
      <w:rPr>
        <w:rFonts w:ascii="Wingdings" w:hAnsi="Wingdings" w:hint="default"/>
      </w:rPr>
    </w:lvl>
    <w:lvl w:ilvl="6" w:tplc="795A1056">
      <w:start w:val="1"/>
      <w:numFmt w:val="bullet"/>
      <w:lvlText w:val=""/>
      <w:lvlJc w:val="left"/>
      <w:pPr>
        <w:ind w:left="5040" w:hanging="360"/>
      </w:pPr>
      <w:rPr>
        <w:rFonts w:ascii="Symbol" w:hAnsi="Symbol" w:hint="default"/>
      </w:rPr>
    </w:lvl>
    <w:lvl w:ilvl="7" w:tplc="F46A21E8">
      <w:start w:val="1"/>
      <w:numFmt w:val="bullet"/>
      <w:lvlText w:val="o"/>
      <w:lvlJc w:val="left"/>
      <w:pPr>
        <w:ind w:left="5760" w:hanging="360"/>
      </w:pPr>
      <w:rPr>
        <w:rFonts w:ascii="Courier New" w:hAnsi="Courier New" w:hint="default"/>
      </w:rPr>
    </w:lvl>
    <w:lvl w:ilvl="8" w:tplc="2EE8CBE8">
      <w:start w:val="1"/>
      <w:numFmt w:val="bullet"/>
      <w:lvlText w:val=""/>
      <w:lvlJc w:val="left"/>
      <w:pPr>
        <w:ind w:left="6480" w:hanging="360"/>
      </w:pPr>
      <w:rPr>
        <w:rFonts w:ascii="Wingdings" w:hAnsi="Wingdings" w:hint="default"/>
      </w:rPr>
    </w:lvl>
  </w:abstractNum>
  <w:abstractNum w:abstractNumId="2" w15:restartNumberingAfterBreak="0">
    <w:nsid w:val="062B5992"/>
    <w:multiLevelType w:val="hybridMultilevel"/>
    <w:tmpl w:val="E0B05C5A"/>
    <w:lvl w:ilvl="0" w:tplc="6B563264">
      <w:start w:val="1"/>
      <w:numFmt w:val="bullet"/>
      <w:lvlText w:val=""/>
      <w:lvlJc w:val="left"/>
      <w:pPr>
        <w:ind w:left="720" w:hanging="360"/>
      </w:pPr>
      <w:rPr>
        <w:rFonts w:ascii="Symbol" w:hAnsi="Symbol" w:hint="default"/>
      </w:rPr>
    </w:lvl>
    <w:lvl w:ilvl="1" w:tplc="94806860">
      <w:start w:val="1"/>
      <w:numFmt w:val="bullet"/>
      <w:lvlText w:val="o"/>
      <w:lvlJc w:val="left"/>
      <w:pPr>
        <w:ind w:left="1440" w:hanging="360"/>
      </w:pPr>
      <w:rPr>
        <w:rFonts w:ascii="Courier New" w:hAnsi="Courier New" w:hint="default"/>
      </w:rPr>
    </w:lvl>
    <w:lvl w:ilvl="2" w:tplc="844005FA">
      <w:start w:val="1"/>
      <w:numFmt w:val="bullet"/>
      <w:lvlText w:val=""/>
      <w:lvlJc w:val="left"/>
      <w:pPr>
        <w:ind w:left="2160" w:hanging="360"/>
      </w:pPr>
      <w:rPr>
        <w:rFonts w:ascii="Wingdings" w:hAnsi="Wingdings" w:hint="default"/>
      </w:rPr>
    </w:lvl>
    <w:lvl w:ilvl="3" w:tplc="B3A2EE54">
      <w:start w:val="1"/>
      <w:numFmt w:val="bullet"/>
      <w:lvlText w:val=""/>
      <w:lvlJc w:val="left"/>
      <w:pPr>
        <w:ind w:left="2880" w:hanging="360"/>
      </w:pPr>
      <w:rPr>
        <w:rFonts w:ascii="Symbol" w:hAnsi="Symbol" w:hint="default"/>
      </w:rPr>
    </w:lvl>
    <w:lvl w:ilvl="4" w:tplc="A2AAEAE2">
      <w:start w:val="1"/>
      <w:numFmt w:val="bullet"/>
      <w:lvlText w:val="o"/>
      <w:lvlJc w:val="left"/>
      <w:pPr>
        <w:ind w:left="3600" w:hanging="360"/>
      </w:pPr>
      <w:rPr>
        <w:rFonts w:ascii="Courier New" w:hAnsi="Courier New" w:hint="default"/>
      </w:rPr>
    </w:lvl>
    <w:lvl w:ilvl="5" w:tplc="964438E6">
      <w:start w:val="1"/>
      <w:numFmt w:val="bullet"/>
      <w:lvlText w:val=""/>
      <w:lvlJc w:val="left"/>
      <w:pPr>
        <w:ind w:left="4320" w:hanging="360"/>
      </w:pPr>
      <w:rPr>
        <w:rFonts w:ascii="Wingdings" w:hAnsi="Wingdings" w:hint="default"/>
      </w:rPr>
    </w:lvl>
    <w:lvl w:ilvl="6" w:tplc="1F16E5DC">
      <w:start w:val="1"/>
      <w:numFmt w:val="bullet"/>
      <w:lvlText w:val=""/>
      <w:lvlJc w:val="left"/>
      <w:pPr>
        <w:ind w:left="5040" w:hanging="360"/>
      </w:pPr>
      <w:rPr>
        <w:rFonts w:ascii="Symbol" w:hAnsi="Symbol" w:hint="default"/>
      </w:rPr>
    </w:lvl>
    <w:lvl w:ilvl="7" w:tplc="C958C30A">
      <w:start w:val="1"/>
      <w:numFmt w:val="bullet"/>
      <w:lvlText w:val="o"/>
      <w:lvlJc w:val="left"/>
      <w:pPr>
        <w:ind w:left="5760" w:hanging="360"/>
      </w:pPr>
      <w:rPr>
        <w:rFonts w:ascii="Courier New" w:hAnsi="Courier New" w:hint="default"/>
      </w:rPr>
    </w:lvl>
    <w:lvl w:ilvl="8" w:tplc="D4BCEF64">
      <w:start w:val="1"/>
      <w:numFmt w:val="bullet"/>
      <w:lvlText w:val=""/>
      <w:lvlJc w:val="left"/>
      <w:pPr>
        <w:ind w:left="6480" w:hanging="360"/>
      </w:pPr>
      <w:rPr>
        <w:rFonts w:ascii="Wingdings" w:hAnsi="Wingdings" w:hint="default"/>
      </w:rPr>
    </w:lvl>
  </w:abstractNum>
  <w:abstractNum w:abstractNumId="3" w15:restartNumberingAfterBreak="0">
    <w:nsid w:val="06633A33"/>
    <w:multiLevelType w:val="hybridMultilevel"/>
    <w:tmpl w:val="FFFFFFFF"/>
    <w:lvl w:ilvl="0" w:tplc="DFC088CE">
      <w:start w:val="1"/>
      <w:numFmt w:val="bullet"/>
      <w:lvlText w:val=""/>
      <w:lvlJc w:val="left"/>
      <w:pPr>
        <w:ind w:left="720" w:hanging="360"/>
      </w:pPr>
      <w:rPr>
        <w:rFonts w:ascii="Symbol" w:hAnsi="Symbol" w:hint="default"/>
      </w:rPr>
    </w:lvl>
    <w:lvl w:ilvl="1" w:tplc="CE9E381C">
      <w:start w:val="1"/>
      <w:numFmt w:val="bullet"/>
      <w:lvlText w:val="o"/>
      <w:lvlJc w:val="left"/>
      <w:pPr>
        <w:ind w:left="1440" w:hanging="360"/>
      </w:pPr>
      <w:rPr>
        <w:rFonts w:ascii="Courier New" w:hAnsi="Courier New" w:hint="default"/>
      </w:rPr>
    </w:lvl>
    <w:lvl w:ilvl="2" w:tplc="E56010CA">
      <w:start w:val="1"/>
      <w:numFmt w:val="bullet"/>
      <w:lvlText w:val=""/>
      <w:lvlJc w:val="left"/>
      <w:pPr>
        <w:ind w:left="2160" w:hanging="360"/>
      </w:pPr>
      <w:rPr>
        <w:rFonts w:ascii="Wingdings" w:hAnsi="Wingdings" w:hint="default"/>
      </w:rPr>
    </w:lvl>
    <w:lvl w:ilvl="3" w:tplc="999683AE">
      <w:start w:val="1"/>
      <w:numFmt w:val="bullet"/>
      <w:lvlText w:val=""/>
      <w:lvlJc w:val="left"/>
      <w:pPr>
        <w:ind w:left="2880" w:hanging="360"/>
      </w:pPr>
      <w:rPr>
        <w:rFonts w:ascii="Symbol" w:hAnsi="Symbol" w:hint="default"/>
      </w:rPr>
    </w:lvl>
    <w:lvl w:ilvl="4" w:tplc="28801CDE">
      <w:start w:val="1"/>
      <w:numFmt w:val="bullet"/>
      <w:lvlText w:val="o"/>
      <w:lvlJc w:val="left"/>
      <w:pPr>
        <w:ind w:left="3600" w:hanging="360"/>
      </w:pPr>
      <w:rPr>
        <w:rFonts w:ascii="Courier New" w:hAnsi="Courier New" w:hint="default"/>
      </w:rPr>
    </w:lvl>
    <w:lvl w:ilvl="5" w:tplc="D3447090">
      <w:start w:val="1"/>
      <w:numFmt w:val="bullet"/>
      <w:lvlText w:val=""/>
      <w:lvlJc w:val="left"/>
      <w:pPr>
        <w:ind w:left="4320" w:hanging="360"/>
      </w:pPr>
      <w:rPr>
        <w:rFonts w:ascii="Wingdings" w:hAnsi="Wingdings" w:hint="default"/>
      </w:rPr>
    </w:lvl>
    <w:lvl w:ilvl="6" w:tplc="ADCE2964">
      <w:start w:val="1"/>
      <w:numFmt w:val="bullet"/>
      <w:lvlText w:val=""/>
      <w:lvlJc w:val="left"/>
      <w:pPr>
        <w:ind w:left="5040" w:hanging="360"/>
      </w:pPr>
      <w:rPr>
        <w:rFonts w:ascii="Symbol" w:hAnsi="Symbol" w:hint="default"/>
      </w:rPr>
    </w:lvl>
    <w:lvl w:ilvl="7" w:tplc="384878D2">
      <w:start w:val="1"/>
      <w:numFmt w:val="bullet"/>
      <w:lvlText w:val="o"/>
      <w:lvlJc w:val="left"/>
      <w:pPr>
        <w:ind w:left="5760" w:hanging="360"/>
      </w:pPr>
      <w:rPr>
        <w:rFonts w:ascii="Courier New" w:hAnsi="Courier New" w:hint="default"/>
      </w:rPr>
    </w:lvl>
    <w:lvl w:ilvl="8" w:tplc="721E5CCE">
      <w:start w:val="1"/>
      <w:numFmt w:val="bullet"/>
      <w:lvlText w:val=""/>
      <w:lvlJc w:val="left"/>
      <w:pPr>
        <w:ind w:left="6480" w:hanging="360"/>
      </w:pPr>
      <w:rPr>
        <w:rFonts w:ascii="Wingdings" w:hAnsi="Wingdings" w:hint="default"/>
      </w:rPr>
    </w:lvl>
  </w:abstractNum>
  <w:abstractNum w:abstractNumId="4" w15:restartNumberingAfterBreak="0">
    <w:nsid w:val="066466D2"/>
    <w:multiLevelType w:val="hybridMultilevel"/>
    <w:tmpl w:val="FFFFFFFF"/>
    <w:lvl w:ilvl="0" w:tplc="812CF4D0">
      <w:start w:val="1"/>
      <w:numFmt w:val="bullet"/>
      <w:lvlText w:val=""/>
      <w:lvlJc w:val="left"/>
      <w:pPr>
        <w:ind w:left="720" w:hanging="360"/>
      </w:pPr>
      <w:rPr>
        <w:rFonts w:ascii="Symbol" w:hAnsi="Symbol" w:hint="default"/>
      </w:rPr>
    </w:lvl>
    <w:lvl w:ilvl="1" w:tplc="6CAC7816">
      <w:start w:val="1"/>
      <w:numFmt w:val="bullet"/>
      <w:lvlText w:val="o"/>
      <w:lvlJc w:val="left"/>
      <w:pPr>
        <w:ind w:left="1440" w:hanging="360"/>
      </w:pPr>
      <w:rPr>
        <w:rFonts w:ascii="Courier New" w:hAnsi="Courier New" w:hint="default"/>
      </w:rPr>
    </w:lvl>
    <w:lvl w:ilvl="2" w:tplc="7EAC0C42">
      <w:start w:val="1"/>
      <w:numFmt w:val="bullet"/>
      <w:lvlText w:val=""/>
      <w:lvlJc w:val="left"/>
      <w:pPr>
        <w:ind w:left="2160" w:hanging="360"/>
      </w:pPr>
      <w:rPr>
        <w:rFonts w:ascii="Wingdings" w:hAnsi="Wingdings" w:hint="default"/>
      </w:rPr>
    </w:lvl>
    <w:lvl w:ilvl="3" w:tplc="A566A2FA">
      <w:start w:val="1"/>
      <w:numFmt w:val="bullet"/>
      <w:lvlText w:val=""/>
      <w:lvlJc w:val="left"/>
      <w:pPr>
        <w:ind w:left="2880" w:hanging="360"/>
      </w:pPr>
      <w:rPr>
        <w:rFonts w:ascii="Symbol" w:hAnsi="Symbol" w:hint="default"/>
      </w:rPr>
    </w:lvl>
    <w:lvl w:ilvl="4" w:tplc="D2F0DB44">
      <w:start w:val="1"/>
      <w:numFmt w:val="bullet"/>
      <w:lvlText w:val="o"/>
      <w:lvlJc w:val="left"/>
      <w:pPr>
        <w:ind w:left="3600" w:hanging="360"/>
      </w:pPr>
      <w:rPr>
        <w:rFonts w:ascii="Courier New" w:hAnsi="Courier New" w:hint="default"/>
      </w:rPr>
    </w:lvl>
    <w:lvl w:ilvl="5" w:tplc="46B04F50">
      <w:start w:val="1"/>
      <w:numFmt w:val="bullet"/>
      <w:lvlText w:val=""/>
      <w:lvlJc w:val="left"/>
      <w:pPr>
        <w:ind w:left="4320" w:hanging="360"/>
      </w:pPr>
      <w:rPr>
        <w:rFonts w:ascii="Wingdings" w:hAnsi="Wingdings" w:hint="default"/>
      </w:rPr>
    </w:lvl>
    <w:lvl w:ilvl="6" w:tplc="37DE8D88">
      <w:start w:val="1"/>
      <w:numFmt w:val="bullet"/>
      <w:lvlText w:val=""/>
      <w:lvlJc w:val="left"/>
      <w:pPr>
        <w:ind w:left="5040" w:hanging="360"/>
      </w:pPr>
      <w:rPr>
        <w:rFonts w:ascii="Symbol" w:hAnsi="Symbol" w:hint="default"/>
      </w:rPr>
    </w:lvl>
    <w:lvl w:ilvl="7" w:tplc="09928DF6">
      <w:start w:val="1"/>
      <w:numFmt w:val="bullet"/>
      <w:lvlText w:val="o"/>
      <w:lvlJc w:val="left"/>
      <w:pPr>
        <w:ind w:left="5760" w:hanging="360"/>
      </w:pPr>
      <w:rPr>
        <w:rFonts w:ascii="Courier New" w:hAnsi="Courier New" w:hint="default"/>
      </w:rPr>
    </w:lvl>
    <w:lvl w:ilvl="8" w:tplc="81F62908">
      <w:start w:val="1"/>
      <w:numFmt w:val="bullet"/>
      <w:lvlText w:val=""/>
      <w:lvlJc w:val="left"/>
      <w:pPr>
        <w:ind w:left="6480" w:hanging="360"/>
      </w:pPr>
      <w:rPr>
        <w:rFonts w:ascii="Wingdings" w:hAnsi="Wingdings" w:hint="default"/>
      </w:rPr>
    </w:lvl>
  </w:abstractNum>
  <w:abstractNum w:abstractNumId="5" w15:restartNumberingAfterBreak="0">
    <w:nsid w:val="06C44E2B"/>
    <w:multiLevelType w:val="hybridMultilevel"/>
    <w:tmpl w:val="3A60F55A"/>
    <w:lvl w:ilvl="0" w:tplc="32C04EA0">
      <w:start w:val="1"/>
      <w:numFmt w:val="bullet"/>
      <w:lvlText w:val=""/>
      <w:lvlJc w:val="left"/>
      <w:pPr>
        <w:ind w:left="720" w:hanging="360"/>
      </w:pPr>
      <w:rPr>
        <w:rFonts w:ascii="Symbol" w:hAnsi="Symbol" w:hint="default"/>
      </w:rPr>
    </w:lvl>
    <w:lvl w:ilvl="1" w:tplc="DE308D3A">
      <w:start w:val="1"/>
      <w:numFmt w:val="bullet"/>
      <w:lvlText w:val="o"/>
      <w:lvlJc w:val="left"/>
      <w:pPr>
        <w:ind w:left="1440" w:hanging="360"/>
      </w:pPr>
      <w:rPr>
        <w:rFonts w:ascii="Courier New" w:hAnsi="Courier New" w:hint="default"/>
      </w:rPr>
    </w:lvl>
    <w:lvl w:ilvl="2" w:tplc="8A5A3912">
      <w:start w:val="1"/>
      <w:numFmt w:val="bullet"/>
      <w:lvlText w:val=""/>
      <w:lvlJc w:val="left"/>
      <w:pPr>
        <w:ind w:left="2160" w:hanging="360"/>
      </w:pPr>
      <w:rPr>
        <w:rFonts w:ascii="Wingdings" w:hAnsi="Wingdings" w:hint="default"/>
      </w:rPr>
    </w:lvl>
    <w:lvl w:ilvl="3" w:tplc="CC08E84C">
      <w:start w:val="1"/>
      <w:numFmt w:val="bullet"/>
      <w:lvlText w:val=""/>
      <w:lvlJc w:val="left"/>
      <w:pPr>
        <w:ind w:left="2880" w:hanging="360"/>
      </w:pPr>
      <w:rPr>
        <w:rFonts w:ascii="Symbol" w:hAnsi="Symbol" w:hint="default"/>
      </w:rPr>
    </w:lvl>
    <w:lvl w:ilvl="4" w:tplc="4E92C2A2">
      <w:start w:val="1"/>
      <w:numFmt w:val="bullet"/>
      <w:lvlText w:val="o"/>
      <w:lvlJc w:val="left"/>
      <w:pPr>
        <w:ind w:left="3600" w:hanging="360"/>
      </w:pPr>
      <w:rPr>
        <w:rFonts w:ascii="Courier New" w:hAnsi="Courier New" w:hint="default"/>
      </w:rPr>
    </w:lvl>
    <w:lvl w:ilvl="5" w:tplc="63FAE4A0">
      <w:start w:val="1"/>
      <w:numFmt w:val="bullet"/>
      <w:lvlText w:val=""/>
      <w:lvlJc w:val="left"/>
      <w:pPr>
        <w:ind w:left="4320" w:hanging="360"/>
      </w:pPr>
      <w:rPr>
        <w:rFonts w:ascii="Wingdings" w:hAnsi="Wingdings" w:hint="default"/>
      </w:rPr>
    </w:lvl>
    <w:lvl w:ilvl="6" w:tplc="8BD4BCCA">
      <w:start w:val="1"/>
      <w:numFmt w:val="bullet"/>
      <w:lvlText w:val=""/>
      <w:lvlJc w:val="left"/>
      <w:pPr>
        <w:ind w:left="5040" w:hanging="360"/>
      </w:pPr>
      <w:rPr>
        <w:rFonts w:ascii="Symbol" w:hAnsi="Symbol" w:hint="default"/>
      </w:rPr>
    </w:lvl>
    <w:lvl w:ilvl="7" w:tplc="452290B8">
      <w:start w:val="1"/>
      <w:numFmt w:val="bullet"/>
      <w:lvlText w:val="o"/>
      <w:lvlJc w:val="left"/>
      <w:pPr>
        <w:ind w:left="5760" w:hanging="360"/>
      </w:pPr>
      <w:rPr>
        <w:rFonts w:ascii="Courier New" w:hAnsi="Courier New" w:hint="default"/>
      </w:rPr>
    </w:lvl>
    <w:lvl w:ilvl="8" w:tplc="87F09760">
      <w:start w:val="1"/>
      <w:numFmt w:val="bullet"/>
      <w:lvlText w:val=""/>
      <w:lvlJc w:val="left"/>
      <w:pPr>
        <w:ind w:left="6480" w:hanging="360"/>
      </w:pPr>
      <w:rPr>
        <w:rFonts w:ascii="Wingdings" w:hAnsi="Wingdings" w:hint="default"/>
      </w:rPr>
    </w:lvl>
  </w:abstractNum>
  <w:abstractNum w:abstractNumId="6" w15:restartNumberingAfterBreak="0">
    <w:nsid w:val="0700348C"/>
    <w:multiLevelType w:val="hybridMultilevel"/>
    <w:tmpl w:val="489CDE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1470A7"/>
    <w:multiLevelType w:val="hybridMultilevel"/>
    <w:tmpl w:val="FFFFFFFF"/>
    <w:lvl w:ilvl="0" w:tplc="0480FC0C">
      <w:start w:val="1"/>
      <w:numFmt w:val="bullet"/>
      <w:lvlText w:val=""/>
      <w:lvlJc w:val="left"/>
      <w:pPr>
        <w:ind w:left="720" w:hanging="360"/>
      </w:pPr>
      <w:rPr>
        <w:rFonts w:ascii="Symbol" w:hAnsi="Symbol" w:hint="default"/>
      </w:rPr>
    </w:lvl>
    <w:lvl w:ilvl="1" w:tplc="0EFAE026">
      <w:start w:val="1"/>
      <w:numFmt w:val="bullet"/>
      <w:lvlText w:val="o"/>
      <w:lvlJc w:val="left"/>
      <w:pPr>
        <w:ind w:left="1440" w:hanging="360"/>
      </w:pPr>
      <w:rPr>
        <w:rFonts w:ascii="Courier New" w:hAnsi="Courier New" w:hint="default"/>
      </w:rPr>
    </w:lvl>
    <w:lvl w:ilvl="2" w:tplc="BE9E6F48">
      <w:start w:val="1"/>
      <w:numFmt w:val="bullet"/>
      <w:lvlText w:val=""/>
      <w:lvlJc w:val="left"/>
      <w:pPr>
        <w:ind w:left="2160" w:hanging="360"/>
      </w:pPr>
      <w:rPr>
        <w:rFonts w:ascii="Wingdings" w:hAnsi="Wingdings" w:hint="default"/>
      </w:rPr>
    </w:lvl>
    <w:lvl w:ilvl="3" w:tplc="780AB4A6">
      <w:start w:val="1"/>
      <w:numFmt w:val="bullet"/>
      <w:lvlText w:val=""/>
      <w:lvlJc w:val="left"/>
      <w:pPr>
        <w:ind w:left="2880" w:hanging="360"/>
      </w:pPr>
      <w:rPr>
        <w:rFonts w:ascii="Symbol" w:hAnsi="Symbol" w:hint="default"/>
      </w:rPr>
    </w:lvl>
    <w:lvl w:ilvl="4" w:tplc="E89EB934">
      <w:start w:val="1"/>
      <w:numFmt w:val="bullet"/>
      <w:lvlText w:val="o"/>
      <w:lvlJc w:val="left"/>
      <w:pPr>
        <w:ind w:left="3600" w:hanging="360"/>
      </w:pPr>
      <w:rPr>
        <w:rFonts w:ascii="Courier New" w:hAnsi="Courier New" w:hint="default"/>
      </w:rPr>
    </w:lvl>
    <w:lvl w:ilvl="5" w:tplc="B7305D92">
      <w:start w:val="1"/>
      <w:numFmt w:val="bullet"/>
      <w:lvlText w:val=""/>
      <w:lvlJc w:val="left"/>
      <w:pPr>
        <w:ind w:left="4320" w:hanging="360"/>
      </w:pPr>
      <w:rPr>
        <w:rFonts w:ascii="Wingdings" w:hAnsi="Wingdings" w:hint="default"/>
      </w:rPr>
    </w:lvl>
    <w:lvl w:ilvl="6" w:tplc="0B2623FA">
      <w:start w:val="1"/>
      <w:numFmt w:val="bullet"/>
      <w:lvlText w:val=""/>
      <w:lvlJc w:val="left"/>
      <w:pPr>
        <w:ind w:left="5040" w:hanging="360"/>
      </w:pPr>
      <w:rPr>
        <w:rFonts w:ascii="Symbol" w:hAnsi="Symbol" w:hint="default"/>
      </w:rPr>
    </w:lvl>
    <w:lvl w:ilvl="7" w:tplc="A7CCB4D6">
      <w:start w:val="1"/>
      <w:numFmt w:val="bullet"/>
      <w:lvlText w:val="o"/>
      <w:lvlJc w:val="left"/>
      <w:pPr>
        <w:ind w:left="5760" w:hanging="360"/>
      </w:pPr>
      <w:rPr>
        <w:rFonts w:ascii="Courier New" w:hAnsi="Courier New" w:hint="default"/>
      </w:rPr>
    </w:lvl>
    <w:lvl w:ilvl="8" w:tplc="2D6E54DE">
      <w:start w:val="1"/>
      <w:numFmt w:val="bullet"/>
      <w:lvlText w:val=""/>
      <w:lvlJc w:val="left"/>
      <w:pPr>
        <w:ind w:left="6480" w:hanging="360"/>
      </w:pPr>
      <w:rPr>
        <w:rFonts w:ascii="Wingdings" w:hAnsi="Wingdings" w:hint="default"/>
      </w:rPr>
    </w:lvl>
  </w:abstractNum>
  <w:abstractNum w:abstractNumId="8" w15:restartNumberingAfterBreak="0">
    <w:nsid w:val="09970FA6"/>
    <w:multiLevelType w:val="hybridMultilevel"/>
    <w:tmpl w:val="FFFFFFFF"/>
    <w:lvl w:ilvl="0" w:tplc="F874333A">
      <w:start w:val="1"/>
      <w:numFmt w:val="bullet"/>
      <w:lvlText w:val="·"/>
      <w:lvlJc w:val="left"/>
      <w:pPr>
        <w:ind w:left="720" w:hanging="360"/>
      </w:pPr>
      <w:rPr>
        <w:rFonts w:ascii="Symbol" w:hAnsi="Symbol" w:hint="default"/>
      </w:rPr>
    </w:lvl>
    <w:lvl w:ilvl="1" w:tplc="8D627E76">
      <w:start w:val="1"/>
      <w:numFmt w:val="bullet"/>
      <w:lvlText w:val="o"/>
      <w:lvlJc w:val="left"/>
      <w:pPr>
        <w:ind w:left="1440" w:hanging="360"/>
      </w:pPr>
      <w:rPr>
        <w:rFonts w:ascii="Courier New" w:hAnsi="Courier New" w:hint="default"/>
      </w:rPr>
    </w:lvl>
    <w:lvl w:ilvl="2" w:tplc="D990F8CA">
      <w:start w:val="1"/>
      <w:numFmt w:val="bullet"/>
      <w:lvlText w:val=""/>
      <w:lvlJc w:val="left"/>
      <w:pPr>
        <w:ind w:left="2160" w:hanging="360"/>
      </w:pPr>
      <w:rPr>
        <w:rFonts w:ascii="Wingdings" w:hAnsi="Wingdings" w:hint="default"/>
      </w:rPr>
    </w:lvl>
    <w:lvl w:ilvl="3" w:tplc="E1702330">
      <w:start w:val="1"/>
      <w:numFmt w:val="bullet"/>
      <w:lvlText w:val=""/>
      <w:lvlJc w:val="left"/>
      <w:pPr>
        <w:ind w:left="2880" w:hanging="360"/>
      </w:pPr>
      <w:rPr>
        <w:rFonts w:ascii="Symbol" w:hAnsi="Symbol" w:hint="default"/>
      </w:rPr>
    </w:lvl>
    <w:lvl w:ilvl="4" w:tplc="360023AE">
      <w:start w:val="1"/>
      <w:numFmt w:val="bullet"/>
      <w:lvlText w:val="o"/>
      <w:lvlJc w:val="left"/>
      <w:pPr>
        <w:ind w:left="3600" w:hanging="360"/>
      </w:pPr>
      <w:rPr>
        <w:rFonts w:ascii="Courier New" w:hAnsi="Courier New" w:hint="default"/>
      </w:rPr>
    </w:lvl>
    <w:lvl w:ilvl="5" w:tplc="32D813F0">
      <w:start w:val="1"/>
      <w:numFmt w:val="bullet"/>
      <w:lvlText w:val=""/>
      <w:lvlJc w:val="left"/>
      <w:pPr>
        <w:ind w:left="4320" w:hanging="360"/>
      </w:pPr>
      <w:rPr>
        <w:rFonts w:ascii="Wingdings" w:hAnsi="Wingdings" w:hint="default"/>
      </w:rPr>
    </w:lvl>
    <w:lvl w:ilvl="6" w:tplc="4A5AD3C2">
      <w:start w:val="1"/>
      <w:numFmt w:val="bullet"/>
      <w:lvlText w:val=""/>
      <w:lvlJc w:val="left"/>
      <w:pPr>
        <w:ind w:left="5040" w:hanging="360"/>
      </w:pPr>
      <w:rPr>
        <w:rFonts w:ascii="Symbol" w:hAnsi="Symbol" w:hint="default"/>
      </w:rPr>
    </w:lvl>
    <w:lvl w:ilvl="7" w:tplc="7A58F6F8">
      <w:start w:val="1"/>
      <w:numFmt w:val="bullet"/>
      <w:lvlText w:val="o"/>
      <w:lvlJc w:val="left"/>
      <w:pPr>
        <w:ind w:left="5760" w:hanging="360"/>
      </w:pPr>
      <w:rPr>
        <w:rFonts w:ascii="Courier New" w:hAnsi="Courier New" w:hint="default"/>
      </w:rPr>
    </w:lvl>
    <w:lvl w:ilvl="8" w:tplc="2364FA8A">
      <w:start w:val="1"/>
      <w:numFmt w:val="bullet"/>
      <w:lvlText w:val=""/>
      <w:lvlJc w:val="left"/>
      <w:pPr>
        <w:ind w:left="6480" w:hanging="360"/>
      </w:pPr>
      <w:rPr>
        <w:rFonts w:ascii="Wingdings" w:hAnsi="Wingdings" w:hint="default"/>
      </w:rPr>
    </w:lvl>
  </w:abstractNum>
  <w:abstractNum w:abstractNumId="9" w15:restartNumberingAfterBreak="0">
    <w:nsid w:val="0C303027"/>
    <w:multiLevelType w:val="multilevel"/>
    <w:tmpl w:val="ED28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60D8E"/>
    <w:multiLevelType w:val="hybridMultilevel"/>
    <w:tmpl w:val="FFFFFFFF"/>
    <w:lvl w:ilvl="0" w:tplc="67DCF00E">
      <w:start w:val="1"/>
      <w:numFmt w:val="bullet"/>
      <w:lvlText w:val="·"/>
      <w:lvlJc w:val="left"/>
      <w:pPr>
        <w:ind w:left="720" w:hanging="360"/>
      </w:pPr>
      <w:rPr>
        <w:rFonts w:ascii="Symbol" w:hAnsi="Symbol" w:hint="default"/>
      </w:rPr>
    </w:lvl>
    <w:lvl w:ilvl="1" w:tplc="0A70ABB8">
      <w:start w:val="1"/>
      <w:numFmt w:val="bullet"/>
      <w:lvlText w:val="o"/>
      <w:lvlJc w:val="left"/>
      <w:pPr>
        <w:ind w:left="1440" w:hanging="360"/>
      </w:pPr>
      <w:rPr>
        <w:rFonts w:ascii="Courier New" w:hAnsi="Courier New" w:hint="default"/>
      </w:rPr>
    </w:lvl>
    <w:lvl w:ilvl="2" w:tplc="3C701AEE">
      <w:start w:val="1"/>
      <w:numFmt w:val="bullet"/>
      <w:lvlText w:val=""/>
      <w:lvlJc w:val="left"/>
      <w:pPr>
        <w:ind w:left="2160" w:hanging="360"/>
      </w:pPr>
      <w:rPr>
        <w:rFonts w:ascii="Wingdings" w:hAnsi="Wingdings" w:hint="default"/>
      </w:rPr>
    </w:lvl>
    <w:lvl w:ilvl="3" w:tplc="8F9A7508">
      <w:start w:val="1"/>
      <w:numFmt w:val="bullet"/>
      <w:lvlText w:val=""/>
      <w:lvlJc w:val="left"/>
      <w:pPr>
        <w:ind w:left="2880" w:hanging="360"/>
      </w:pPr>
      <w:rPr>
        <w:rFonts w:ascii="Symbol" w:hAnsi="Symbol" w:hint="default"/>
      </w:rPr>
    </w:lvl>
    <w:lvl w:ilvl="4" w:tplc="1270C016">
      <w:start w:val="1"/>
      <w:numFmt w:val="bullet"/>
      <w:lvlText w:val="o"/>
      <w:lvlJc w:val="left"/>
      <w:pPr>
        <w:ind w:left="3600" w:hanging="360"/>
      </w:pPr>
      <w:rPr>
        <w:rFonts w:ascii="Courier New" w:hAnsi="Courier New" w:hint="default"/>
      </w:rPr>
    </w:lvl>
    <w:lvl w:ilvl="5" w:tplc="B2B8AB48">
      <w:start w:val="1"/>
      <w:numFmt w:val="bullet"/>
      <w:lvlText w:val=""/>
      <w:lvlJc w:val="left"/>
      <w:pPr>
        <w:ind w:left="4320" w:hanging="360"/>
      </w:pPr>
      <w:rPr>
        <w:rFonts w:ascii="Wingdings" w:hAnsi="Wingdings" w:hint="default"/>
      </w:rPr>
    </w:lvl>
    <w:lvl w:ilvl="6" w:tplc="80D628EE">
      <w:start w:val="1"/>
      <w:numFmt w:val="bullet"/>
      <w:lvlText w:val=""/>
      <w:lvlJc w:val="left"/>
      <w:pPr>
        <w:ind w:left="5040" w:hanging="360"/>
      </w:pPr>
      <w:rPr>
        <w:rFonts w:ascii="Symbol" w:hAnsi="Symbol" w:hint="default"/>
      </w:rPr>
    </w:lvl>
    <w:lvl w:ilvl="7" w:tplc="85208E4A">
      <w:start w:val="1"/>
      <w:numFmt w:val="bullet"/>
      <w:lvlText w:val="o"/>
      <w:lvlJc w:val="left"/>
      <w:pPr>
        <w:ind w:left="5760" w:hanging="360"/>
      </w:pPr>
      <w:rPr>
        <w:rFonts w:ascii="Courier New" w:hAnsi="Courier New" w:hint="default"/>
      </w:rPr>
    </w:lvl>
    <w:lvl w:ilvl="8" w:tplc="4F141D86">
      <w:start w:val="1"/>
      <w:numFmt w:val="bullet"/>
      <w:lvlText w:val=""/>
      <w:lvlJc w:val="left"/>
      <w:pPr>
        <w:ind w:left="6480" w:hanging="360"/>
      </w:pPr>
      <w:rPr>
        <w:rFonts w:ascii="Wingdings" w:hAnsi="Wingdings" w:hint="default"/>
      </w:rPr>
    </w:lvl>
  </w:abstractNum>
  <w:abstractNum w:abstractNumId="11" w15:restartNumberingAfterBreak="0">
    <w:nsid w:val="165328F2"/>
    <w:multiLevelType w:val="hybridMultilevel"/>
    <w:tmpl w:val="FFFFFFFF"/>
    <w:lvl w:ilvl="0" w:tplc="12BE42DC">
      <w:start w:val="1"/>
      <w:numFmt w:val="bullet"/>
      <w:lvlText w:val=""/>
      <w:lvlJc w:val="left"/>
      <w:pPr>
        <w:ind w:left="720" w:hanging="360"/>
      </w:pPr>
      <w:rPr>
        <w:rFonts w:ascii="Symbol" w:hAnsi="Symbol" w:hint="default"/>
      </w:rPr>
    </w:lvl>
    <w:lvl w:ilvl="1" w:tplc="7110D936">
      <w:start w:val="1"/>
      <w:numFmt w:val="bullet"/>
      <w:lvlText w:val="o"/>
      <w:lvlJc w:val="left"/>
      <w:pPr>
        <w:ind w:left="1440" w:hanging="360"/>
      </w:pPr>
      <w:rPr>
        <w:rFonts w:ascii="Courier New" w:hAnsi="Courier New" w:hint="default"/>
      </w:rPr>
    </w:lvl>
    <w:lvl w:ilvl="2" w:tplc="74E4B7A8">
      <w:start w:val="1"/>
      <w:numFmt w:val="bullet"/>
      <w:lvlText w:val=""/>
      <w:lvlJc w:val="left"/>
      <w:pPr>
        <w:ind w:left="2160" w:hanging="360"/>
      </w:pPr>
      <w:rPr>
        <w:rFonts w:ascii="Wingdings" w:hAnsi="Wingdings" w:hint="default"/>
      </w:rPr>
    </w:lvl>
    <w:lvl w:ilvl="3" w:tplc="30E05364">
      <w:start w:val="1"/>
      <w:numFmt w:val="bullet"/>
      <w:lvlText w:val=""/>
      <w:lvlJc w:val="left"/>
      <w:pPr>
        <w:ind w:left="2880" w:hanging="360"/>
      </w:pPr>
      <w:rPr>
        <w:rFonts w:ascii="Symbol" w:hAnsi="Symbol" w:hint="default"/>
      </w:rPr>
    </w:lvl>
    <w:lvl w:ilvl="4" w:tplc="AD505876">
      <w:start w:val="1"/>
      <w:numFmt w:val="bullet"/>
      <w:lvlText w:val="o"/>
      <w:lvlJc w:val="left"/>
      <w:pPr>
        <w:ind w:left="3600" w:hanging="360"/>
      </w:pPr>
      <w:rPr>
        <w:rFonts w:ascii="Courier New" w:hAnsi="Courier New" w:hint="default"/>
      </w:rPr>
    </w:lvl>
    <w:lvl w:ilvl="5" w:tplc="174286D2">
      <w:start w:val="1"/>
      <w:numFmt w:val="bullet"/>
      <w:lvlText w:val=""/>
      <w:lvlJc w:val="left"/>
      <w:pPr>
        <w:ind w:left="4320" w:hanging="360"/>
      </w:pPr>
      <w:rPr>
        <w:rFonts w:ascii="Wingdings" w:hAnsi="Wingdings" w:hint="default"/>
      </w:rPr>
    </w:lvl>
    <w:lvl w:ilvl="6" w:tplc="B77E0BF0">
      <w:start w:val="1"/>
      <w:numFmt w:val="bullet"/>
      <w:lvlText w:val=""/>
      <w:lvlJc w:val="left"/>
      <w:pPr>
        <w:ind w:left="5040" w:hanging="360"/>
      </w:pPr>
      <w:rPr>
        <w:rFonts w:ascii="Symbol" w:hAnsi="Symbol" w:hint="default"/>
      </w:rPr>
    </w:lvl>
    <w:lvl w:ilvl="7" w:tplc="4D84114A">
      <w:start w:val="1"/>
      <w:numFmt w:val="bullet"/>
      <w:lvlText w:val="o"/>
      <w:lvlJc w:val="left"/>
      <w:pPr>
        <w:ind w:left="5760" w:hanging="360"/>
      </w:pPr>
      <w:rPr>
        <w:rFonts w:ascii="Courier New" w:hAnsi="Courier New" w:hint="default"/>
      </w:rPr>
    </w:lvl>
    <w:lvl w:ilvl="8" w:tplc="9F8AFD96">
      <w:start w:val="1"/>
      <w:numFmt w:val="bullet"/>
      <w:lvlText w:val=""/>
      <w:lvlJc w:val="left"/>
      <w:pPr>
        <w:ind w:left="6480" w:hanging="360"/>
      </w:pPr>
      <w:rPr>
        <w:rFonts w:ascii="Wingdings" w:hAnsi="Wingdings" w:hint="default"/>
      </w:rPr>
    </w:lvl>
  </w:abstractNum>
  <w:abstractNum w:abstractNumId="12" w15:restartNumberingAfterBreak="0">
    <w:nsid w:val="18D00F2B"/>
    <w:multiLevelType w:val="hybridMultilevel"/>
    <w:tmpl w:val="08B0C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1E55BC"/>
    <w:multiLevelType w:val="hybridMultilevel"/>
    <w:tmpl w:val="FFFFFFFF"/>
    <w:lvl w:ilvl="0" w:tplc="9808D8AA">
      <w:start w:val="1"/>
      <w:numFmt w:val="bullet"/>
      <w:lvlText w:val=""/>
      <w:lvlJc w:val="left"/>
      <w:pPr>
        <w:ind w:left="720" w:hanging="360"/>
      </w:pPr>
      <w:rPr>
        <w:rFonts w:ascii="Symbol" w:hAnsi="Symbol" w:hint="default"/>
      </w:rPr>
    </w:lvl>
    <w:lvl w:ilvl="1" w:tplc="9E940946">
      <w:start w:val="1"/>
      <w:numFmt w:val="bullet"/>
      <w:lvlText w:val="o"/>
      <w:lvlJc w:val="left"/>
      <w:pPr>
        <w:ind w:left="1440" w:hanging="360"/>
      </w:pPr>
      <w:rPr>
        <w:rFonts w:ascii="Courier New" w:hAnsi="Courier New" w:hint="default"/>
      </w:rPr>
    </w:lvl>
    <w:lvl w:ilvl="2" w:tplc="4254DBB0">
      <w:start w:val="1"/>
      <w:numFmt w:val="bullet"/>
      <w:lvlText w:val=""/>
      <w:lvlJc w:val="left"/>
      <w:pPr>
        <w:ind w:left="2160" w:hanging="360"/>
      </w:pPr>
      <w:rPr>
        <w:rFonts w:ascii="Wingdings" w:hAnsi="Wingdings" w:hint="default"/>
      </w:rPr>
    </w:lvl>
    <w:lvl w:ilvl="3" w:tplc="99085D74">
      <w:start w:val="1"/>
      <w:numFmt w:val="bullet"/>
      <w:lvlText w:val=""/>
      <w:lvlJc w:val="left"/>
      <w:pPr>
        <w:ind w:left="2880" w:hanging="360"/>
      </w:pPr>
      <w:rPr>
        <w:rFonts w:ascii="Symbol" w:hAnsi="Symbol" w:hint="default"/>
      </w:rPr>
    </w:lvl>
    <w:lvl w:ilvl="4" w:tplc="86B2F360">
      <w:start w:val="1"/>
      <w:numFmt w:val="bullet"/>
      <w:lvlText w:val="o"/>
      <w:lvlJc w:val="left"/>
      <w:pPr>
        <w:ind w:left="3600" w:hanging="360"/>
      </w:pPr>
      <w:rPr>
        <w:rFonts w:ascii="Courier New" w:hAnsi="Courier New" w:hint="default"/>
      </w:rPr>
    </w:lvl>
    <w:lvl w:ilvl="5" w:tplc="5A90D034">
      <w:start w:val="1"/>
      <w:numFmt w:val="bullet"/>
      <w:lvlText w:val=""/>
      <w:lvlJc w:val="left"/>
      <w:pPr>
        <w:ind w:left="4320" w:hanging="360"/>
      </w:pPr>
      <w:rPr>
        <w:rFonts w:ascii="Wingdings" w:hAnsi="Wingdings" w:hint="default"/>
      </w:rPr>
    </w:lvl>
    <w:lvl w:ilvl="6" w:tplc="04DEFE94">
      <w:start w:val="1"/>
      <w:numFmt w:val="bullet"/>
      <w:lvlText w:val=""/>
      <w:lvlJc w:val="left"/>
      <w:pPr>
        <w:ind w:left="5040" w:hanging="360"/>
      </w:pPr>
      <w:rPr>
        <w:rFonts w:ascii="Symbol" w:hAnsi="Symbol" w:hint="default"/>
      </w:rPr>
    </w:lvl>
    <w:lvl w:ilvl="7" w:tplc="16BED718">
      <w:start w:val="1"/>
      <w:numFmt w:val="bullet"/>
      <w:lvlText w:val="o"/>
      <w:lvlJc w:val="left"/>
      <w:pPr>
        <w:ind w:left="5760" w:hanging="360"/>
      </w:pPr>
      <w:rPr>
        <w:rFonts w:ascii="Courier New" w:hAnsi="Courier New" w:hint="default"/>
      </w:rPr>
    </w:lvl>
    <w:lvl w:ilvl="8" w:tplc="430CAAAE">
      <w:start w:val="1"/>
      <w:numFmt w:val="bullet"/>
      <w:lvlText w:val=""/>
      <w:lvlJc w:val="left"/>
      <w:pPr>
        <w:ind w:left="6480" w:hanging="360"/>
      </w:pPr>
      <w:rPr>
        <w:rFonts w:ascii="Wingdings" w:hAnsi="Wingdings" w:hint="default"/>
      </w:rPr>
    </w:lvl>
  </w:abstractNum>
  <w:abstractNum w:abstractNumId="14" w15:restartNumberingAfterBreak="0">
    <w:nsid w:val="1A283397"/>
    <w:multiLevelType w:val="hybridMultilevel"/>
    <w:tmpl w:val="FFFFFFFF"/>
    <w:lvl w:ilvl="0" w:tplc="B31E2B36">
      <w:start w:val="1"/>
      <w:numFmt w:val="bullet"/>
      <w:lvlText w:val=""/>
      <w:lvlJc w:val="left"/>
      <w:pPr>
        <w:ind w:left="720" w:hanging="360"/>
      </w:pPr>
      <w:rPr>
        <w:rFonts w:ascii="Symbol" w:hAnsi="Symbol" w:hint="default"/>
      </w:rPr>
    </w:lvl>
    <w:lvl w:ilvl="1" w:tplc="FB3CAF12">
      <w:start w:val="1"/>
      <w:numFmt w:val="bullet"/>
      <w:lvlText w:val="o"/>
      <w:lvlJc w:val="left"/>
      <w:pPr>
        <w:ind w:left="1440" w:hanging="360"/>
      </w:pPr>
      <w:rPr>
        <w:rFonts w:ascii="Courier New" w:hAnsi="Courier New" w:hint="default"/>
      </w:rPr>
    </w:lvl>
    <w:lvl w:ilvl="2" w:tplc="BEC2CD12">
      <w:start w:val="1"/>
      <w:numFmt w:val="bullet"/>
      <w:lvlText w:val=""/>
      <w:lvlJc w:val="left"/>
      <w:pPr>
        <w:ind w:left="2160" w:hanging="360"/>
      </w:pPr>
      <w:rPr>
        <w:rFonts w:ascii="Wingdings" w:hAnsi="Wingdings" w:hint="default"/>
      </w:rPr>
    </w:lvl>
    <w:lvl w:ilvl="3" w:tplc="C0E22150">
      <w:start w:val="1"/>
      <w:numFmt w:val="bullet"/>
      <w:lvlText w:val=""/>
      <w:lvlJc w:val="left"/>
      <w:pPr>
        <w:ind w:left="2880" w:hanging="360"/>
      </w:pPr>
      <w:rPr>
        <w:rFonts w:ascii="Symbol" w:hAnsi="Symbol" w:hint="default"/>
      </w:rPr>
    </w:lvl>
    <w:lvl w:ilvl="4" w:tplc="58007C30">
      <w:start w:val="1"/>
      <w:numFmt w:val="bullet"/>
      <w:lvlText w:val="o"/>
      <w:lvlJc w:val="left"/>
      <w:pPr>
        <w:ind w:left="3600" w:hanging="360"/>
      </w:pPr>
      <w:rPr>
        <w:rFonts w:ascii="Courier New" w:hAnsi="Courier New" w:hint="default"/>
      </w:rPr>
    </w:lvl>
    <w:lvl w:ilvl="5" w:tplc="C0B8E358">
      <w:start w:val="1"/>
      <w:numFmt w:val="bullet"/>
      <w:lvlText w:val=""/>
      <w:lvlJc w:val="left"/>
      <w:pPr>
        <w:ind w:left="4320" w:hanging="360"/>
      </w:pPr>
      <w:rPr>
        <w:rFonts w:ascii="Wingdings" w:hAnsi="Wingdings" w:hint="default"/>
      </w:rPr>
    </w:lvl>
    <w:lvl w:ilvl="6" w:tplc="3AC85E84">
      <w:start w:val="1"/>
      <w:numFmt w:val="bullet"/>
      <w:lvlText w:val=""/>
      <w:lvlJc w:val="left"/>
      <w:pPr>
        <w:ind w:left="5040" w:hanging="360"/>
      </w:pPr>
      <w:rPr>
        <w:rFonts w:ascii="Symbol" w:hAnsi="Symbol" w:hint="default"/>
      </w:rPr>
    </w:lvl>
    <w:lvl w:ilvl="7" w:tplc="7ABACEFE">
      <w:start w:val="1"/>
      <w:numFmt w:val="bullet"/>
      <w:lvlText w:val="o"/>
      <w:lvlJc w:val="left"/>
      <w:pPr>
        <w:ind w:left="5760" w:hanging="360"/>
      </w:pPr>
      <w:rPr>
        <w:rFonts w:ascii="Courier New" w:hAnsi="Courier New" w:hint="default"/>
      </w:rPr>
    </w:lvl>
    <w:lvl w:ilvl="8" w:tplc="A070737A">
      <w:start w:val="1"/>
      <w:numFmt w:val="bullet"/>
      <w:lvlText w:val=""/>
      <w:lvlJc w:val="left"/>
      <w:pPr>
        <w:ind w:left="6480" w:hanging="360"/>
      </w:pPr>
      <w:rPr>
        <w:rFonts w:ascii="Wingdings" w:hAnsi="Wingdings" w:hint="default"/>
      </w:rPr>
    </w:lvl>
  </w:abstractNum>
  <w:abstractNum w:abstractNumId="15" w15:restartNumberingAfterBreak="0">
    <w:nsid w:val="1E4F725E"/>
    <w:multiLevelType w:val="hybridMultilevel"/>
    <w:tmpl w:val="FFFFFFFF"/>
    <w:lvl w:ilvl="0" w:tplc="A7C0FD98">
      <w:start w:val="1"/>
      <w:numFmt w:val="bullet"/>
      <w:lvlText w:val="·"/>
      <w:lvlJc w:val="left"/>
      <w:pPr>
        <w:ind w:left="720" w:hanging="360"/>
      </w:pPr>
      <w:rPr>
        <w:rFonts w:ascii="Symbol" w:hAnsi="Symbol" w:hint="default"/>
      </w:rPr>
    </w:lvl>
    <w:lvl w:ilvl="1" w:tplc="72049902">
      <w:start w:val="1"/>
      <w:numFmt w:val="bullet"/>
      <w:lvlText w:val="o"/>
      <w:lvlJc w:val="left"/>
      <w:pPr>
        <w:ind w:left="1440" w:hanging="360"/>
      </w:pPr>
      <w:rPr>
        <w:rFonts w:ascii="Courier New" w:hAnsi="Courier New" w:hint="default"/>
      </w:rPr>
    </w:lvl>
    <w:lvl w:ilvl="2" w:tplc="69D44AE0">
      <w:start w:val="1"/>
      <w:numFmt w:val="bullet"/>
      <w:lvlText w:val=""/>
      <w:lvlJc w:val="left"/>
      <w:pPr>
        <w:ind w:left="2160" w:hanging="360"/>
      </w:pPr>
      <w:rPr>
        <w:rFonts w:ascii="Wingdings" w:hAnsi="Wingdings" w:hint="default"/>
      </w:rPr>
    </w:lvl>
    <w:lvl w:ilvl="3" w:tplc="07C46300">
      <w:start w:val="1"/>
      <w:numFmt w:val="bullet"/>
      <w:lvlText w:val=""/>
      <w:lvlJc w:val="left"/>
      <w:pPr>
        <w:ind w:left="2880" w:hanging="360"/>
      </w:pPr>
      <w:rPr>
        <w:rFonts w:ascii="Symbol" w:hAnsi="Symbol" w:hint="default"/>
      </w:rPr>
    </w:lvl>
    <w:lvl w:ilvl="4" w:tplc="4FA00AAC">
      <w:start w:val="1"/>
      <w:numFmt w:val="bullet"/>
      <w:lvlText w:val="o"/>
      <w:lvlJc w:val="left"/>
      <w:pPr>
        <w:ind w:left="3600" w:hanging="360"/>
      </w:pPr>
      <w:rPr>
        <w:rFonts w:ascii="Courier New" w:hAnsi="Courier New" w:hint="default"/>
      </w:rPr>
    </w:lvl>
    <w:lvl w:ilvl="5" w:tplc="D2883944">
      <w:start w:val="1"/>
      <w:numFmt w:val="bullet"/>
      <w:lvlText w:val=""/>
      <w:lvlJc w:val="left"/>
      <w:pPr>
        <w:ind w:left="4320" w:hanging="360"/>
      </w:pPr>
      <w:rPr>
        <w:rFonts w:ascii="Wingdings" w:hAnsi="Wingdings" w:hint="default"/>
      </w:rPr>
    </w:lvl>
    <w:lvl w:ilvl="6" w:tplc="384067E6">
      <w:start w:val="1"/>
      <w:numFmt w:val="bullet"/>
      <w:lvlText w:val=""/>
      <w:lvlJc w:val="left"/>
      <w:pPr>
        <w:ind w:left="5040" w:hanging="360"/>
      </w:pPr>
      <w:rPr>
        <w:rFonts w:ascii="Symbol" w:hAnsi="Symbol" w:hint="default"/>
      </w:rPr>
    </w:lvl>
    <w:lvl w:ilvl="7" w:tplc="836E909E">
      <w:start w:val="1"/>
      <w:numFmt w:val="bullet"/>
      <w:lvlText w:val="o"/>
      <w:lvlJc w:val="left"/>
      <w:pPr>
        <w:ind w:left="5760" w:hanging="360"/>
      </w:pPr>
      <w:rPr>
        <w:rFonts w:ascii="Courier New" w:hAnsi="Courier New" w:hint="default"/>
      </w:rPr>
    </w:lvl>
    <w:lvl w:ilvl="8" w:tplc="8F923C0C">
      <w:start w:val="1"/>
      <w:numFmt w:val="bullet"/>
      <w:lvlText w:val=""/>
      <w:lvlJc w:val="left"/>
      <w:pPr>
        <w:ind w:left="6480" w:hanging="360"/>
      </w:pPr>
      <w:rPr>
        <w:rFonts w:ascii="Wingdings" w:hAnsi="Wingdings" w:hint="default"/>
      </w:rPr>
    </w:lvl>
  </w:abstractNum>
  <w:abstractNum w:abstractNumId="16" w15:restartNumberingAfterBreak="0">
    <w:nsid w:val="21823707"/>
    <w:multiLevelType w:val="hybridMultilevel"/>
    <w:tmpl w:val="FFFFFFFF"/>
    <w:lvl w:ilvl="0" w:tplc="AAAAF01E">
      <w:start w:val="1"/>
      <w:numFmt w:val="upperRoman"/>
      <w:lvlText w:val="%1."/>
      <w:lvlJc w:val="left"/>
      <w:pPr>
        <w:ind w:left="720" w:hanging="360"/>
      </w:pPr>
    </w:lvl>
    <w:lvl w:ilvl="1" w:tplc="5D666C24">
      <w:start w:val="1"/>
      <w:numFmt w:val="lowerLetter"/>
      <w:lvlText w:val="%2."/>
      <w:lvlJc w:val="left"/>
      <w:pPr>
        <w:ind w:left="1440" w:hanging="360"/>
      </w:pPr>
    </w:lvl>
    <w:lvl w:ilvl="2" w:tplc="231C69B6">
      <w:start w:val="1"/>
      <w:numFmt w:val="lowerRoman"/>
      <w:lvlText w:val="%3."/>
      <w:lvlJc w:val="right"/>
      <w:pPr>
        <w:ind w:left="2160" w:hanging="180"/>
      </w:pPr>
    </w:lvl>
    <w:lvl w:ilvl="3" w:tplc="D062C3D4">
      <w:start w:val="1"/>
      <w:numFmt w:val="decimal"/>
      <w:lvlText w:val="%4."/>
      <w:lvlJc w:val="left"/>
      <w:pPr>
        <w:ind w:left="2880" w:hanging="360"/>
      </w:pPr>
    </w:lvl>
    <w:lvl w:ilvl="4" w:tplc="3D427C92">
      <w:start w:val="1"/>
      <w:numFmt w:val="lowerLetter"/>
      <w:lvlText w:val="%5."/>
      <w:lvlJc w:val="left"/>
      <w:pPr>
        <w:ind w:left="3600" w:hanging="360"/>
      </w:pPr>
    </w:lvl>
    <w:lvl w:ilvl="5" w:tplc="7AF47B8A">
      <w:start w:val="1"/>
      <w:numFmt w:val="lowerRoman"/>
      <w:lvlText w:val="%6."/>
      <w:lvlJc w:val="right"/>
      <w:pPr>
        <w:ind w:left="4320" w:hanging="180"/>
      </w:pPr>
    </w:lvl>
    <w:lvl w:ilvl="6" w:tplc="E5EC5024">
      <w:start w:val="1"/>
      <w:numFmt w:val="decimal"/>
      <w:lvlText w:val="%7."/>
      <w:lvlJc w:val="left"/>
      <w:pPr>
        <w:ind w:left="5040" w:hanging="360"/>
      </w:pPr>
    </w:lvl>
    <w:lvl w:ilvl="7" w:tplc="04EAC478">
      <w:start w:val="1"/>
      <w:numFmt w:val="lowerLetter"/>
      <w:lvlText w:val="%8."/>
      <w:lvlJc w:val="left"/>
      <w:pPr>
        <w:ind w:left="5760" w:hanging="360"/>
      </w:pPr>
    </w:lvl>
    <w:lvl w:ilvl="8" w:tplc="A8706638">
      <w:start w:val="1"/>
      <w:numFmt w:val="lowerRoman"/>
      <w:lvlText w:val="%9."/>
      <w:lvlJc w:val="right"/>
      <w:pPr>
        <w:ind w:left="6480" w:hanging="180"/>
      </w:pPr>
    </w:lvl>
  </w:abstractNum>
  <w:abstractNum w:abstractNumId="17" w15:restartNumberingAfterBreak="0">
    <w:nsid w:val="21EE6B44"/>
    <w:multiLevelType w:val="hybridMultilevel"/>
    <w:tmpl w:val="BACE1B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1A2686"/>
    <w:multiLevelType w:val="hybridMultilevel"/>
    <w:tmpl w:val="31C82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C134CD"/>
    <w:multiLevelType w:val="hybridMultilevel"/>
    <w:tmpl w:val="FFFFFFFF"/>
    <w:lvl w:ilvl="0" w:tplc="8FA088E8">
      <w:start w:val="1"/>
      <w:numFmt w:val="bullet"/>
      <w:lvlText w:val="·"/>
      <w:lvlJc w:val="left"/>
      <w:pPr>
        <w:ind w:left="720" w:hanging="360"/>
      </w:pPr>
      <w:rPr>
        <w:rFonts w:ascii="Symbol" w:hAnsi="Symbol" w:hint="default"/>
      </w:rPr>
    </w:lvl>
    <w:lvl w:ilvl="1" w:tplc="C61CA614">
      <w:start w:val="1"/>
      <w:numFmt w:val="bullet"/>
      <w:lvlText w:val="o"/>
      <w:lvlJc w:val="left"/>
      <w:pPr>
        <w:ind w:left="1440" w:hanging="360"/>
      </w:pPr>
      <w:rPr>
        <w:rFonts w:ascii="Courier New" w:hAnsi="Courier New" w:hint="default"/>
      </w:rPr>
    </w:lvl>
    <w:lvl w:ilvl="2" w:tplc="FF0E41D6">
      <w:start w:val="1"/>
      <w:numFmt w:val="bullet"/>
      <w:lvlText w:val=""/>
      <w:lvlJc w:val="left"/>
      <w:pPr>
        <w:ind w:left="2160" w:hanging="360"/>
      </w:pPr>
      <w:rPr>
        <w:rFonts w:ascii="Wingdings" w:hAnsi="Wingdings" w:hint="default"/>
      </w:rPr>
    </w:lvl>
    <w:lvl w:ilvl="3" w:tplc="1D7A4616">
      <w:start w:val="1"/>
      <w:numFmt w:val="bullet"/>
      <w:lvlText w:val=""/>
      <w:lvlJc w:val="left"/>
      <w:pPr>
        <w:ind w:left="2880" w:hanging="360"/>
      </w:pPr>
      <w:rPr>
        <w:rFonts w:ascii="Symbol" w:hAnsi="Symbol" w:hint="default"/>
      </w:rPr>
    </w:lvl>
    <w:lvl w:ilvl="4" w:tplc="39FAA474">
      <w:start w:val="1"/>
      <w:numFmt w:val="bullet"/>
      <w:lvlText w:val="o"/>
      <w:lvlJc w:val="left"/>
      <w:pPr>
        <w:ind w:left="3600" w:hanging="360"/>
      </w:pPr>
      <w:rPr>
        <w:rFonts w:ascii="Courier New" w:hAnsi="Courier New" w:hint="default"/>
      </w:rPr>
    </w:lvl>
    <w:lvl w:ilvl="5" w:tplc="A92A3ADC">
      <w:start w:val="1"/>
      <w:numFmt w:val="bullet"/>
      <w:lvlText w:val=""/>
      <w:lvlJc w:val="left"/>
      <w:pPr>
        <w:ind w:left="4320" w:hanging="360"/>
      </w:pPr>
      <w:rPr>
        <w:rFonts w:ascii="Wingdings" w:hAnsi="Wingdings" w:hint="default"/>
      </w:rPr>
    </w:lvl>
    <w:lvl w:ilvl="6" w:tplc="90546E64">
      <w:start w:val="1"/>
      <w:numFmt w:val="bullet"/>
      <w:lvlText w:val=""/>
      <w:lvlJc w:val="left"/>
      <w:pPr>
        <w:ind w:left="5040" w:hanging="360"/>
      </w:pPr>
      <w:rPr>
        <w:rFonts w:ascii="Symbol" w:hAnsi="Symbol" w:hint="default"/>
      </w:rPr>
    </w:lvl>
    <w:lvl w:ilvl="7" w:tplc="767ABB7A">
      <w:start w:val="1"/>
      <w:numFmt w:val="bullet"/>
      <w:lvlText w:val="o"/>
      <w:lvlJc w:val="left"/>
      <w:pPr>
        <w:ind w:left="5760" w:hanging="360"/>
      </w:pPr>
      <w:rPr>
        <w:rFonts w:ascii="Courier New" w:hAnsi="Courier New" w:hint="default"/>
      </w:rPr>
    </w:lvl>
    <w:lvl w:ilvl="8" w:tplc="CFB61626">
      <w:start w:val="1"/>
      <w:numFmt w:val="bullet"/>
      <w:lvlText w:val=""/>
      <w:lvlJc w:val="left"/>
      <w:pPr>
        <w:ind w:left="6480" w:hanging="360"/>
      </w:pPr>
      <w:rPr>
        <w:rFonts w:ascii="Wingdings" w:hAnsi="Wingdings" w:hint="default"/>
      </w:rPr>
    </w:lvl>
  </w:abstractNum>
  <w:abstractNum w:abstractNumId="20" w15:restartNumberingAfterBreak="0">
    <w:nsid w:val="2D210C28"/>
    <w:multiLevelType w:val="hybridMultilevel"/>
    <w:tmpl w:val="184EF1AC"/>
    <w:lvl w:ilvl="0" w:tplc="EE6C2EFC">
      <w:start w:val="1"/>
      <w:numFmt w:val="bullet"/>
      <w:lvlText w:val=""/>
      <w:lvlJc w:val="left"/>
      <w:pPr>
        <w:ind w:left="720" w:hanging="360"/>
      </w:pPr>
      <w:rPr>
        <w:rFonts w:ascii="Symbol" w:hAnsi="Symbol" w:hint="default"/>
      </w:rPr>
    </w:lvl>
    <w:lvl w:ilvl="1" w:tplc="D106865C">
      <w:start w:val="1"/>
      <w:numFmt w:val="bullet"/>
      <w:lvlText w:val="o"/>
      <w:lvlJc w:val="left"/>
      <w:pPr>
        <w:ind w:left="1440" w:hanging="360"/>
      </w:pPr>
      <w:rPr>
        <w:rFonts w:ascii="Courier New" w:hAnsi="Courier New" w:hint="default"/>
      </w:rPr>
    </w:lvl>
    <w:lvl w:ilvl="2" w:tplc="EE827B04">
      <w:start w:val="1"/>
      <w:numFmt w:val="bullet"/>
      <w:lvlText w:val=""/>
      <w:lvlJc w:val="left"/>
      <w:pPr>
        <w:ind w:left="2160" w:hanging="360"/>
      </w:pPr>
      <w:rPr>
        <w:rFonts w:ascii="Wingdings" w:hAnsi="Wingdings" w:hint="default"/>
      </w:rPr>
    </w:lvl>
    <w:lvl w:ilvl="3" w:tplc="D6DC69CC">
      <w:start w:val="1"/>
      <w:numFmt w:val="bullet"/>
      <w:lvlText w:val=""/>
      <w:lvlJc w:val="left"/>
      <w:pPr>
        <w:ind w:left="2880" w:hanging="360"/>
      </w:pPr>
      <w:rPr>
        <w:rFonts w:ascii="Symbol" w:hAnsi="Symbol" w:hint="default"/>
      </w:rPr>
    </w:lvl>
    <w:lvl w:ilvl="4" w:tplc="2F10F870">
      <w:start w:val="1"/>
      <w:numFmt w:val="bullet"/>
      <w:lvlText w:val="o"/>
      <w:lvlJc w:val="left"/>
      <w:pPr>
        <w:ind w:left="3600" w:hanging="360"/>
      </w:pPr>
      <w:rPr>
        <w:rFonts w:ascii="Courier New" w:hAnsi="Courier New" w:hint="default"/>
      </w:rPr>
    </w:lvl>
    <w:lvl w:ilvl="5" w:tplc="66E835EC">
      <w:start w:val="1"/>
      <w:numFmt w:val="bullet"/>
      <w:lvlText w:val=""/>
      <w:lvlJc w:val="left"/>
      <w:pPr>
        <w:ind w:left="4320" w:hanging="360"/>
      </w:pPr>
      <w:rPr>
        <w:rFonts w:ascii="Wingdings" w:hAnsi="Wingdings" w:hint="default"/>
      </w:rPr>
    </w:lvl>
    <w:lvl w:ilvl="6" w:tplc="0EE48896">
      <w:start w:val="1"/>
      <w:numFmt w:val="bullet"/>
      <w:lvlText w:val=""/>
      <w:lvlJc w:val="left"/>
      <w:pPr>
        <w:ind w:left="5040" w:hanging="360"/>
      </w:pPr>
      <w:rPr>
        <w:rFonts w:ascii="Symbol" w:hAnsi="Symbol" w:hint="default"/>
      </w:rPr>
    </w:lvl>
    <w:lvl w:ilvl="7" w:tplc="4FC837D4">
      <w:start w:val="1"/>
      <w:numFmt w:val="bullet"/>
      <w:lvlText w:val="o"/>
      <w:lvlJc w:val="left"/>
      <w:pPr>
        <w:ind w:left="5760" w:hanging="360"/>
      </w:pPr>
      <w:rPr>
        <w:rFonts w:ascii="Courier New" w:hAnsi="Courier New" w:hint="default"/>
      </w:rPr>
    </w:lvl>
    <w:lvl w:ilvl="8" w:tplc="128E4F3C">
      <w:start w:val="1"/>
      <w:numFmt w:val="bullet"/>
      <w:lvlText w:val=""/>
      <w:lvlJc w:val="left"/>
      <w:pPr>
        <w:ind w:left="6480" w:hanging="360"/>
      </w:pPr>
      <w:rPr>
        <w:rFonts w:ascii="Wingdings" w:hAnsi="Wingdings" w:hint="default"/>
      </w:rPr>
    </w:lvl>
  </w:abstractNum>
  <w:abstractNum w:abstractNumId="21" w15:restartNumberingAfterBreak="0">
    <w:nsid w:val="2EC046AA"/>
    <w:multiLevelType w:val="hybridMultilevel"/>
    <w:tmpl w:val="33EEB078"/>
    <w:lvl w:ilvl="0" w:tplc="668C7E4C">
      <w:start w:val="1"/>
      <w:numFmt w:val="bullet"/>
      <w:lvlText w:val=""/>
      <w:lvlJc w:val="left"/>
      <w:pPr>
        <w:ind w:left="720" w:hanging="360"/>
      </w:pPr>
      <w:rPr>
        <w:rFonts w:ascii="Symbol" w:hAnsi="Symbol" w:hint="default"/>
      </w:rPr>
    </w:lvl>
    <w:lvl w:ilvl="1" w:tplc="C8864802">
      <w:start w:val="1"/>
      <w:numFmt w:val="bullet"/>
      <w:lvlText w:val="o"/>
      <w:lvlJc w:val="left"/>
      <w:pPr>
        <w:ind w:left="1440" w:hanging="360"/>
      </w:pPr>
      <w:rPr>
        <w:rFonts w:ascii="Courier New" w:hAnsi="Courier New" w:hint="default"/>
      </w:rPr>
    </w:lvl>
    <w:lvl w:ilvl="2" w:tplc="ED5ED704">
      <w:start w:val="1"/>
      <w:numFmt w:val="bullet"/>
      <w:lvlText w:val=""/>
      <w:lvlJc w:val="left"/>
      <w:pPr>
        <w:ind w:left="2160" w:hanging="360"/>
      </w:pPr>
      <w:rPr>
        <w:rFonts w:ascii="Wingdings" w:hAnsi="Wingdings" w:hint="default"/>
      </w:rPr>
    </w:lvl>
    <w:lvl w:ilvl="3" w:tplc="675479C8">
      <w:start w:val="1"/>
      <w:numFmt w:val="bullet"/>
      <w:lvlText w:val=""/>
      <w:lvlJc w:val="left"/>
      <w:pPr>
        <w:ind w:left="2880" w:hanging="360"/>
      </w:pPr>
      <w:rPr>
        <w:rFonts w:ascii="Symbol" w:hAnsi="Symbol" w:hint="default"/>
      </w:rPr>
    </w:lvl>
    <w:lvl w:ilvl="4" w:tplc="5D90D53E">
      <w:start w:val="1"/>
      <w:numFmt w:val="bullet"/>
      <w:lvlText w:val="o"/>
      <w:lvlJc w:val="left"/>
      <w:pPr>
        <w:ind w:left="3600" w:hanging="360"/>
      </w:pPr>
      <w:rPr>
        <w:rFonts w:ascii="Courier New" w:hAnsi="Courier New" w:hint="default"/>
      </w:rPr>
    </w:lvl>
    <w:lvl w:ilvl="5" w:tplc="375C5666">
      <w:start w:val="1"/>
      <w:numFmt w:val="bullet"/>
      <w:lvlText w:val=""/>
      <w:lvlJc w:val="left"/>
      <w:pPr>
        <w:ind w:left="4320" w:hanging="360"/>
      </w:pPr>
      <w:rPr>
        <w:rFonts w:ascii="Wingdings" w:hAnsi="Wingdings" w:hint="default"/>
      </w:rPr>
    </w:lvl>
    <w:lvl w:ilvl="6" w:tplc="FE3C0F06">
      <w:start w:val="1"/>
      <w:numFmt w:val="bullet"/>
      <w:lvlText w:val=""/>
      <w:lvlJc w:val="left"/>
      <w:pPr>
        <w:ind w:left="5040" w:hanging="360"/>
      </w:pPr>
      <w:rPr>
        <w:rFonts w:ascii="Symbol" w:hAnsi="Symbol" w:hint="default"/>
      </w:rPr>
    </w:lvl>
    <w:lvl w:ilvl="7" w:tplc="CFE2C2CE">
      <w:start w:val="1"/>
      <w:numFmt w:val="bullet"/>
      <w:lvlText w:val="o"/>
      <w:lvlJc w:val="left"/>
      <w:pPr>
        <w:ind w:left="5760" w:hanging="360"/>
      </w:pPr>
      <w:rPr>
        <w:rFonts w:ascii="Courier New" w:hAnsi="Courier New" w:hint="default"/>
      </w:rPr>
    </w:lvl>
    <w:lvl w:ilvl="8" w:tplc="F4BC8ACC">
      <w:start w:val="1"/>
      <w:numFmt w:val="bullet"/>
      <w:lvlText w:val=""/>
      <w:lvlJc w:val="left"/>
      <w:pPr>
        <w:ind w:left="6480" w:hanging="360"/>
      </w:pPr>
      <w:rPr>
        <w:rFonts w:ascii="Wingdings" w:hAnsi="Wingdings" w:hint="default"/>
      </w:rPr>
    </w:lvl>
  </w:abstractNum>
  <w:abstractNum w:abstractNumId="22" w15:restartNumberingAfterBreak="0">
    <w:nsid w:val="33B867D5"/>
    <w:multiLevelType w:val="hybridMultilevel"/>
    <w:tmpl w:val="D32275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3E5FB2"/>
    <w:multiLevelType w:val="hybridMultilevel"/>
    <w:tmpl w:val="FFFFFFFF"/>
    <w:lvl w:ilvl="0" w:tplc="E7006AA6">
      <w:start w:val="1"/>
      <w:numFmt w:val="bullet"/>
      <w:lvlText w:val="·"/>
      <w:lvlJc w:val="left"/>
      <w:pPr>
        <w:ind w:left="720" w:hanging="360"/>
      </w:pPr>
      <w:rPr>
        <w:rFonts w:ascii="Symbol" w:hAnsi="Symbol" w:hint="default"/>
      </w:rPr>
    </w:lvl>
    <w:lvl w:ilvl="1" w:tplc="F5B4A322">
      <w:start w:val="1"/>
      <w:numFmt w:val="bullet"/>
      <w:lvlText w:val="o"/>
      <w:lvlJc w:val="left"/>
      <w:pPr>
        <w:ind w:left="1440" w:hanging="360"/>
      </w:pPr>
      <w:rPr>
        <w:rFonts w:ascii="Courier New" w:hAnsi="Courier New" w:hint="default"/>
      </w:rPr>
    </w:lvl>
    <w:lvl w:ilvl="2" w:tplc="E1586956">
      <w:start w:val="1"/>
      <w:numFmt w:val="bullet"/>
      <w:lvlText w:val=""/>
      <w:lvlJc w:val="left"/>
      <w:pPr>
        <w:ind w:left="2160" w:hanging="360"/>
      </w:pPr>
      <w:rPr>
        <w:rFonts w:ascii="Wingdings" w:hAnsi="Wingdings" w:hint="default"/>
      </w:rPr>
    </w:lvl>
    <w:lvl w:ilvl="3" w:tplc="A7D87A1E">
      <w:start w:val="1"/>
      <w:numFmt w:val="bullet"/>
      <w:lvlText w:val=""/>
      <w:lvlJc w:val="left"/>
      <w:pPr>
        <w:ind w:left="2880" w:hanging="360"/>
      </w:pPr>
      <w:rPr>
        <w:rFonts w:ascii="Symbol" w:hAnsi="Symbol" w:hint="default"/>
      </w:rPr>
    </w:lvl>
    <w:lvl w:ilvl="4" w:tplc="769E1746">
      <w:start w:val="1"/>
      <w:numFmt w:val="bullet"/>
      <w:lvlText w:val="o"/>
      <w:lvlJc w:val="left"/>
      <w:pPr>
        <w:ind w:left="3600" w:hanging="360"/>
      </w:pPr>
      <w:rPr>
        <w:rFonts w:ascii="Courier New" w:hAnsi="Courier New" w:hint="default"/>
      </w:rPr>
    </w:lvl>
    <w:lvl w:ilvl="5" w:tplc="1922B3C0">
      <w:start w:val="1"/>
      <w:numFmt w:val="bullet"/>
      <w:lvlText w:val=""/>
      <w:lvlJc w:val="left"/>
      <w:pPr>
        <w:ind w:left="4320" w:hanging="360"/>
      </w:pPr>
      <w:rPr>
        <w:rFonts w:ascii="Wingdings" w:hAnsi="Wingdings" w:hint="default"/>
      </w:rPr>
    </w:lvl>
    <w:lvl w:ilvl="6" w:tplc="599AEC40">
      <w:start w:val="1"/>
      <w:numFmt w:val="bullet"/>
      <w:lvlText w:val=""/>
      <w:lvlJc w:val="left"/>
      <w:pPr>
        <w:ind w:left="5040" w:hanging="360"/>
      </w:pPr>
      <w:rPr>
        <w:rFonts w:ascii="Symbol" w:hAnsi="Symbol" w:hint="default"/>
      </w:rPr>
    </w:lvl>
    <w:lvl w:ilvl="7" w:tplc="09C88BC4">
      <w:start w:val="1"/>
      <w:numFmt w:val="bullet"/>
      <w:lvlText w:val="o"/>
      <w:lvlJc w:val="left"/>
      <w:pPr>
        <w:ind w:left="5760" w:hanging="360"/>
      </w:pPr>
      <w:rPr>
        <w:rFonts w:ascii="Courier New" w:hAnsi="Courier New" w:hint="default"/>
      </w:rPr>
    </w:lvl>
    <w:lvl w:ilvl="8" w:tplc="82789DA2">
      <w:start w:val="1"/>
      <w:numFmt w:val="bullet"/>
      <w:lvlText w:val=""/>
      <w:lvlJc w:val="left"/>
      <w:pPr>
        <w:ind w:left="6480" w:hanging="360"/>
      </w:pPr>
      <w:rPr>
        <w:rFonts w:ascii="Wingdings" w:hAnsi="Wingdings" w:hint="default"/>
      </w:rPr>
    </w:lvl>
  </w:abstractNum>
  <w:abstractNum w:abstractNumId="24" w15:restartNumberingAfterBreak="0">
    <w:nsid w:val="3DEC5412"/>
    <w:multiLevelType w:val="hybridMultilevel"/>
    <w:tmpl w:val="EF26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592789"/>
    <w:multiLevelType w:val="hybridMultilevel"/>
    <w:tmpl w:val="F6DAC2FE"/>
    <w:lvl w:ilvl="0" w:tplc="FC34F97A">
      <w:start w:val="1"/>
      <w:numFmt w:val="upperRoman"/>
      <w:lvlText w:val="%1."/>
      <w:lvlJc w:val="left"/>
      <w:pPr>
        <w:ind w:left="720" w:hanging="360"/>
      </w:pPr>
    </w:lvl>
    <w:lvl w:ilvl="1" w:tplc="535672EA">
      <w:start w:val="1"/>
      <w:numFmt w:val="lowerLetter"/>
      <w:lvlText w:val="%2."/>
      <w:lvlJc w:val="left"/>
      <w:pPr>
        <w:ind w:left="1440" w:hanging="360"/>
      </w:pPr>
    </w:lvl>
    <w:lvl w:ilvl="2" w:tplc="F886E07C">
      <w:start w:val="1"/>
      <w:numFmt w:val="lowerRoman"/>
      <w:lvlText w:val="%3."/>
      <w:lvlJc w:val="right"/>
      <w:pPr>
        <w:ind w:left="2160" w:hanging="180"/>
      </w:pPr>
    </w:lvl>
    <w:lvl w:ilvl="3" w:tplc="7E866E98">
      <w:start w:val="1"/>
      <w:numFmt w:val="decimal"/>
      <w:lvlText w:val="%4."/>
      <w:lvlJc w:val="left"/>
      <w:pPr>
        <w:ind w:left="2880" w:hanging="360"/>
      </w:pPr>
    </w:lvl>
    <w:lvl w:ilvl="4" w:tplc="3AB8280A">
      <w:start w:val="1"/>
      <w:numFmt w:val="lowerLetter"/>
      <w:lvlText w:val="%5."/>
      <w:lvlJc w:val="left"/>
      <w:pPr>
        <w:ind w:left="3600" w:hanging="360"/>
      </w:pPr>
    </w:lvl>
    <w:lvl w:ilvl="5" w:tplc="5B10110A">
      <w:start w:val="1"/>
      <w:numFmt w:val="lowerRoman"/>
      <w:lvlText w:val="%6."/>
      <w:lvlJc w:val="right"/>
      <w:pPr>
        <w:ind w:left="4320" w:hanging="180"/>
      </w:pPr>
    </w:lvl>
    <w:lvl w:ilvl="6" w:tplc="3398C43A">
      <w:start w:val="1"/>
      <w:numFmt w:val="decimal"/>
      <w:lvlText w:val="%7."/>
      <w:lvlJc w:val="left"/>
      <w:pPr>
        <w:ind w:left="5040" w:hanging="360"/>
      </w:pPr>
    </w:lvl>
    <w:lvl w:ilvl="7" w:tplc="67C8F978">
      <w:start w:val="1"/>
      <w:numFmt w:val="lowerLetter"/>
      <w:lvlText w:val="%8."/>
      <w:lvlJc w:val="left"/>
      <w:pPr>
        <w:ind w:left="5760" w:hanging="360"/>
      </w:pPr>
    </w:lvl>
    <w:lvl w:ilvl="8" w:tplc="3E2EDD24">
      <w:start w:val="1"/>
      <w:numFmt w:val="lowerRoman"/>
      <w:lvlText w:val="%9."/>
      <w:lvlJc w:val="right"/>
      <w:pPr>
        <w:ind w:left="6480" w:hanging="180"/>
      </w:pPr>
    </w:lvl>
  </w:abstractNum>
  <w:abstractNum w:abstractNumId="26" w15:restartNumberingAfterBreak="0">
    <w:nsid w:val="40124556"/>
    <w:multiLevelType w:val="hybridMultilevel"/>
    <w:tmpl w:val="58F8AB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FA73DE"/>
    <w:multiLevelType w:val="hybridMultilevel"/>
    <w:tmpl w:val="FFFFFFFF"/>
    <w:lvl w:ilvl="0" w:tplc="AD3EB7EE">
      <w:start w:val="1"/>
      <w:numFmt w:val="bullet"/>
      <w:lvlText w:val=""/>
      <w:lvlJc w:val="left"/>
      <w:pPr>
        <w:ind w:left="720" w:hanging="360"/>
      </w:pPr>
      <w:rPr>
        <w:rFonts w:ascii="Symbol" w:hAnsi="Symbol" w:hint="default"/>
      </w:rPr>
    </w:lvl>
    <w:lvl w:ilvl="1" w:tplc="93A6D2AE">
      <w:start w:val="1"/>
      <w:numFmt w:val="bullet"/>
      <w:lvlText w:val="o"/>
      <w:lvlJc w:val="left"/>
      <w:pPr>
        <w:ind w:left="1440" w:hanging="360"/>
      </w:pPr>
      <w:rPr>
        <w:rFonts w:ascii="Courier New" w:hAnsi="Courier New" w:hint="default"/>
      </w:rPr>
    </w:lvl>
    <w:lvl w:ilvl="2" w:tplc="11D4509E">
      <w:start w:val="1"/>
      <w:numFmt w:val="bullet"/>
      <w:lvlText w:val=""/>
      <w:lvlJc w:val="left"/>
      <w:pPr>
        <w:ind w:left="2160" w:hanging="360"/>
      </w:pPr>
      <w:rPr>
        <w:rFonts w:ascii="Wingdings" w:hAnsi="Wingdings" w:hint="default"/>
      </w:rPr>
    </w:lvl>
    <w:lvl w:ilvl="3" w:tplc="1E5AD92A">
      <w:start w:val="1"/>
      <w:numFmt w:val="bullet"/>
      <w:lvlText w:val=""/>
      <w:lvlJc w:val="left"/>
      <w:pPr>
        <w:ind w:left="2880" w:hanging="360"/>
      </w:pPr>
      <w:rPr>
        <w:rFonts w:ascii="Symbol" w:hAnsi="Symbol" w:hint="default"/>
      </w:rPr>
    </w:lvl>
    <w:lvl w:ilvl="4" w:tplc="C60413E8">
      <w:start w:val="1"/>
      <w:numFmt w:val="bullet"/>
      <w:lvlText w:val="o"/>
      <w:lvlJc w:val="left"/>
      <w:pPr>
        <w:ind w:left="3600" w:hanging="360"/>
      </w:pPr>
      <w:rPr>
        <w:rFonts w:ascii="Courier New" w:hAnsi="Courier New" w:hint="default"/>
      </w:rPr>
    </w:lvl>
    <w:lvl w:ilvl="5" w:tplc="2430AFFE">
      <w:start w:val="1"/>
      <w:numFmt w:val="bullet"/>
      <w:lvlText w:val=""/>
      <w:lvlJc w:val="left"/>
      <w:pPr>
        <w:ind w:left="4320" w:hanging="360"/>
      </w:pPr>
      <w:rPr>
        <w:rFonts w:ascii="Wingdings" w:hAnsi="Wingdings" w:hint="default"/>
      </w:rPr>
    </w:lvl>
    <w:lvl w:ilvl="6" w:tplc="2B9C439C">
      <w:start w:val="1"/>
      <w:numFmt w:val="bullet"/>
      <w:lvlText w:val=""/>
      <w:lvlJc w:val="left"/>
      <w:pPr>
        <w:ind w:left="5040" w:hanging="360"/>
      </w:pPr>
      <w:rPr>
        <w:rFonts w:ascii="Symbol" w:hAnsi="Symbol" w:hint="default"/>
      </w:rPr>
    </w:lvl>
    <w:lvl w:ilvl="7" w:tplc="2EF85BE4">
      <w:start w:val="1"/>
      <w:numFmt w:val="bullet"/>
      <w:lvlText w:val="o"/>
      <w:lvlJc w:val="left"/>
      <w:pPr>
        <w:ind w:left="5760" w:hanging="360"/>
      </w:pPr>
      <w:rPr>
        <w:rFonts w:ascii="Courier New" w:hAnsi="Courier New" w:hint="default"/>
      </w:rPr>
    </w:lvl>
    <w:lvl w:ilvl="8" w:tplc="A8A083A6">
      <w:start w:val="1"/>
      <w:numFmt w:val="bullet"/>
      <w:lvlText w:val=""/>
      <w:lvlJc w:val="left"/>
      <w:pPr>
        <w:ind w:left="6480" w:hanging="360"/>
      </w:pPr>
      <w:rPr>
        <w:rFonts w:ascii="Wingdings" w:hAnsi="Wingdings" w:hint="default"/>
      </w:rPr>
    </w:lvl>
  </w:abstractNum>
  <w:abstractNum w:abstractNumId="28" w15:restartNumberingAfterBreak="0">
    <w:nsid w:val="4AB2402F"/>
    <w:multiLevelType w:val="multilevel"/>
    <w:tmpl w:val="18D03D5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9" w15:restartNumberingAfterBreak="0">
    <w:nsid w:val="4B7056BE"/>
    <w:multiLevelType w:val="hybridMultilevel"/>
    <w:tmpl w:val="FFFFFFFF"/>
    <w:lvl w:ilvl="0" w:tplc="035E8D12">
      <w:start w:val="1"/>
      <w:numFmt w:val="bullet"/>
      <w:lvlText w:val=""/>
      <w:lvlJc w:val="left"/>
      <w:pPr>
        <w:ind w:left="720" w:hanging="360"/>
      </w:pPr>
      <w:rPr>
        <w:rFonts w:ascii="Symbol" w:hAnsi="Symbol" w:hint="default"/>
      </w:rPr>
    </w:lvl>
    <w:lvl w:ilvl="1" w:tplc="7742C312">
      <w:start w:val="1"/>
      <w:numFmt w:val="bullet"/>
      <w:lvlText w:val="o"/>
      <w:lvlJc w:val="left"/>
      <w:pPr>
        <w:ind w:left="1440" w:hanging="360"/>
      </w:pPr>
      <w:rPr>
        <w:rFonts w:ascii="Courier New" w:hAnsi="Courier New" w:hint="default"/>
      </w:rPr>
    </w:lvl>
    <w:lvl w:ilvl="2" w:tplc="3FCE3696">
      <w:start w:val="1"/>
      <w:numFmt w:val="bullet"/>
      <w:lvlText w:val=""/>
      <w:lvlJc w:val="left"/>
      <w:pPr>
        <w:ind w:left="2160" w:hanging="360"/>
      </w:pPr>
      <w:rPr>
        <w:rFonts w:ascii="Wingdings" w:hAnsi="Wingdings" w:hint="default"/>
      </w:rPr>
    </w:lvl>
    <w:lvl w:ilvl="3" w:tplc="8828D14A">
      <w:start w:val="1"/>
      <w:numFmt w:val="bullet"/>
      <w:lvlText w:val=""/>
      <w:lvlJc w:val="left"/>
      <w:pPr>
        <w:ind w:left="2880" w:hanging="360"/>
      </w:pPr>
      <w:rPr>
        <w:rFonts w:ascii="Symbol" w:hAnsi="Symbol" w:hint="default"/>
      </w:rPr>
    </w:lvl>
    <w:lvl w:ilvl="4" w:tplc="B07C36F0">
      <w:start w:val="1"/>
      <w:numFmt w:val="bullet"/>
      <w:lvlText w:val="o"/>
      <w:lvlJc w:val="left"/>
      <w:pPr>
        <w:ind w:left="3600" w:hanging="360"/>
      </w:pPr>
      <w:rPr>
        <w:rFonts w:ascii="Courier New" w:hAnsi="Courier New" w:hint="default"/>
      </w:rPr>
    </w:lvl>
    <w:lvl w:ilvl="5" w:tplc="12BAB1B2">
      <w:start w:val="1"/>
      <w:numFmt w:val="bullet"/>
      <w:lvlText w:val=""/>
      <w:lvlJc w:val="left"/>
      <w:pPr>
        <w:ind w:left="4320" w:hanging="360"/>
      </w:pPr>
      <w:rPr>
        <w:rFonts w:ascii="Wingdings" w:hAnsi="Wingdings" w:hint="default"/>
      </w:rPr>
    </w:lvl>
    <w:lvl w:ilvl="6" w:tplc="9F786FBA">
      <w:start w:val="1"/>
      <w:numFmt w:val="bullet"/>
      <w:lvlText w:val=""/>
      <w:lvlJc w:val="left"/>
      <w:pPr>
        <w:ind w:left="5040" w:hanging="360"/>
      </w:pPr>
      <w:rPr>
        <w:rFonts w:ascii="Symbol" w:hAnsi="Symbol" w:hint="default"/>
      </w:rPr>
    </w:lvl>
    <w:lvl w:ilvl="7" w:tplc="BA4EBF90">
      <w:start w:val="1"/>
      <w:numFmt w:val="bullet"/>
      <w:lvlText w:val="o"/>
      <w:lvlJc w:val="left"/>
      <w:pPr>
        <w:ind w:left="5760" w:hanging="360"/>
      </w:pPr>
      <w:rPr>
        <w:rFonts w:ascii="Courier New" w:hAnsi="Courier New" w:hint="default"/>
      </w:rPr>
    </w:lvl>
    <w:lvl w:ilvl="8" w:tplc="940AB0CE">
      <w:start w:val="1"/>
      <w:numFmt w:val="bullet"/>
      <w:lvlText w:val=""/>
      <w:lvlJc w:val="left"/>
      <w:pPr>
        <w:ind w:left="6480" w:hanging="360"/>
      </w:pPr>
      <w:rPr>
        <w:rFonts w:ascii="Wingdings" w:hAnsi="Wingdings" w:hint="default"/>
      </w:rPr>
    </w:lvl>
  </w:abstractNum>
  <w:abstractNum w:abstractNumId="30" w15:restartNumberingAfterBreak="0">
    <w:nsid w:val="4C657419"/>
    <w:multiLevelType w:val="hybridMultilevel"/>
    <w:tmpl w:val="A9802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CC277EE"/>
    <w:multiLevelType w:val="hybridMultilevel"/>
    <w:tmpl w:val="87788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411A90"/>
    <w:multiLevelType w:val="hybridMultilevel"/>
    <w:tmpl w:val="FFFFFFFF"/>
    <w:lvl w:ilvl="0" w:tplc="548CF5FE">
      <w:start w:val="1"/>
      <w:numFmt w:val="bullet"/>
      <w:lvlText w:val=""/>
      <w:lvlJc w:val="left"/>
      <w:pPr>
        <w:ind w:left="720" w:hanging="360"/>
      </w:pPr>
      <w:rPr>
        <w:rFonts w:ascii="Symbol" w:hAnsi="Symbol" w:hint="default"/>
      </w:rPr>
    </w:lvl>
    <w:lvl w:ilvl="1" w:tplc="A9886D42">
      <w:start w:val="1"/>
      <w:numFmt w:val="bullet"/>
      <w:lvlText w:val="o"/>
      <w:lvlJc w:val="left"/>
      <w:pPr>
        <w:ind w:left="1440" w:hanging="360"/>
      </w:pPr>
      <w:rPr>
        <w:rFonts w:ascii="Courier New" w:hAnsi="Courier New" w:hint="default"/>
      </w:rPr>
    </w:lvl>
    <w:lvl w:ilvl="2" w:tplc="DCFC3A78">
      <w:start w:val="1"/>
      <w:numFmt w:val="bullet"/>
      <w:lvlText w:val=""/>
      <w:lvlJc w:val="left"/>
      <w:pPr>
        <w:ind w:left="2160" w:hanging="360"/>
      </w:pPr>
      <w:rPr>
        <w:rFonts w:ascii="Wingdings" w:hAnsi="Wingdings" w:hint="default"/>
      </w:rPr>
    </w:lvl>
    <w:lvl w:ilvl="3" w:tplc="9760DB80">
      <w:start w:val="1"/>
      <w:numFmt w:val="bullet"/>
      <w:lvlText w:val=""/>
      <w:lvlJc w:val="left"/>
      <w:pPr>
        <w:ind w:left="2880" w:hanging="360"/>
      </w:pPr>
      <w:rPr>
        <w:rFonts w:ascii="Symbol" w:hAnsi="Symbol" w:hint="default"/>
      </w:rPr>
    </w:lvl>
    <w:lvl w:ilvl="4" w:tplc="5EDC99EA">
      <w:start w:val="1"/>
      <w:numFmt w:val="bullet"/>
      <w:lvlText w:val="o"/>
      <w:lvlJc w:val="left"/>
      <w:pPr>
        <w:ind w:left="3600" w:hanging="360"/>
      </w:pPr>
      <w:rPr>
        <w:rFonts w:ascii="Courier New" w:hAnsi="Courier New" w:hint="default"/>
      </w:rPr>
    </w:lvl>
    <w:lvl w:ilvl="5" w:tplc="1D689924">
      <w:start w:val="1"/>
      <w:numFmt w:val="bullet"/>
      <w:lvlText w:val=""/>
      <w:lvlJc w:val="left"/>
      <w:pPr>
        <w:ind w:left="4320" w:hanging="360"/>
      </w:pPr>
      <w:rPr>
        <w:rFonts w:ascii="Wingdings" w:hAnsi="Wingdings" w:hint="default"/>
      </w:rPr>
    </w:lvl>
    <w:lvl w:ilvl="6" w:tplc="967825E4">
      <w:start w:val="1"/>
      <w:numFmt w:val="bullet"/>
      <w:lvlText w:val=""/>
      <w:lvlJc w:val="left"/>
      <w:pPr>
        <w:ind w:left="5040" w:hanging="360"/>
      </w:pPr>
      <w:rPr>
        <w:rFonts w:ascii="Symbol" w:hAnsi="Symbol" w:hint="default"/>
      </w:rPr>
    </w:lvl>
    <w:lvl w:ilvl="7" w:tplc="EE7CAB92">
      <w:start w:val="1"/>
      <w:numFmt w:val="bullet"/>
      <w:lvlText w:val="o"/>
      <w:lvlJc w:val="left"/>
      <w:pPr>
        <w:ind w:left="5760" w:hanging="360"/>
      </w:pPr>
      <w:rPr>
        <w:rFonts w:ascii="Courier New" w:hAnsi="Courier New" w:hint="default"/>
      </w:rPr>
    </w:lvl>
    <w:lvl w:ilvl="8" w:tplc="9C3C5770">
      <w:start w:val="1"/>
      <w:numFmt w:val="bullet"/>
      <w:lvlText w:val=""/>
      <w:lvlJc w:val="left"/>
      <w:pPr>
        <w:ind w:left="6480" w:hanging="360"/>
      </w:pPr>
      <w:rPr>
        <w:rFonts w:ascii="Wingdings" w:hAnsi="Wingdings" w:hint="default"/>
      </w:rPr>
    </w:lvl>
  </w:abstractNum>
  <w:abstractNum w:abstractNumId="33" w15:restartNumberingAfterBreak="0">
    <w:nsid w:val="51AF6ADE"/>
    <w:multiLevelType w:val="hybridMultilevel"/>
    <w:tmpl w:val="FFFFFFFF"/>
    <w:lvl w:ilvl="0" w:tplc="407C37AA">
      <w:start w:val="1"/>
      <w:numFmt w:val="bullet"/>
      <w:lvlText w:val=""/>
      <w:lvlJc w:val="left"/>
      <w:pPr>
        <w:ind w:left="720" w:hanging="360"/>
      </w:pPr>
      <w:rPr>
        <w:rFonts w:ascii="Symbol" w:hAnsi="Symbol" w:hint="default"/>
      </w:rPr>
    </w:lvl>
    <w:lvl w:ilvl="1" w:tplc="E09C517A">
      <w:start w:val="1"/>
      <w:numFmt w:val="bullet"/>
      <w:lvlText w:val="o"/>
      <w:lvlJc w:val="left"/>
      <w:pPr>
        <w:ind w:left="1440" w:hanging="360"/>
      </w:pPr>
      <w:rPr>
        <w:rFonts w:ascii="Courier New" w:hAnsi="Courier New" w:hint="default"/>
      </w:rPr>
    </w:lvl>
    <w:lvl w:ilvl="2" w:tplc="2C9A7366">
      <w:start w:val="1"/>
      <w:numFmt w:val="bullet"/>
      <w:lvlText w:val=""/>
      <w:lvlJc w:val="left"/>
      <w:pPr>
        <w:ind w:left="2160" w:hanging="360"/>
      </w:pPr>
      <w:rPr>
        <w:rFonts w:ascii="Wingdings" w:hAnsi="Wingdings" w:hint="default"/>
      </w:rPr>
    </w:lvl>
    <w:lvl w:ilvl="3" w:tplc="AEC429CC">
      <w:start w:val="1"/>
      <w:numFmt w:val="bullet"/>
      <w:lvlText w:val=""/>
      <w:lvlJc w:val="left"/>
      <w:pPr>
        <w:ind w:left="2880" w:hanging="360"/>
      </w:pPr>
      <w:rPr>
        <w:rFonts w:ascii="Symbol" w:hAnsi="Symbol" w:hint="default"/>
      </w:rPr>
    </w:lvl>
    <w:lvl w:ilvl="4" w:tplc="F3022A0E">
      <w:start w:val="1"/>
      <w:numFmt w:val="bullet"/>
      <w:lvlText w:val="o"/>
      <w:lvlJc w:val="left"/>
      <w:pPr>
        <w:ind w:left="3600" w:hanging="360"/>
      </w:pPr>
      <w:rPr>
        <w:rFonts w:ascii="Courier New" w:hAnsi="Courier New" w:hint="default"/>
      </w:rPr>
    </w:lvl>
    <w:lvl w:ilvl="5" w:tplc="C382E9DE">
      <w:start w:val="1"/>
      <w:numFmt w:val="bullet"/>
      <w:lvlText w:val=""/>
      <w:lvlJc w:val="left"/>
      <w:pPr>
        <w:ind w:left="4320" w:hanging="360"/>
      </w:pPr>
      <w:rPr>
        <w:rFonts w:ascii="Wingdings" w:hAnsi="Wingdings" w:hint="default"/>
      </w:rPr>
    </w:lvl>
    <w:lvl w:ilvl="6" w:tplc="8228B93E">
      <w:start w:val="1"/>
      <w:numFmt w:val="bullet"/>
      <w:lvlText w:val=""/>
      <w:lvlJc w:val="left"/>
      <w:pPr>
        <w:ind w:left="5040" w:hanging="360"/>
      </w:pPr>
      <w:rPr>
        <w:rFonts w:ascii="Symbol" w:hAnsi="Symbol" w:hint="default"/>
      </w:rPr>
    </w:lvl>
    <w:lvl w:ilvl="7" w:tplc="0600A16E">
      <w:start w:val="1"/>
      <w:numFmt w:val="bullet"/>
      <w:lvlText w:val="o"/>
      <w:lvlJc w:val="left"/>
      <w:pPr>
        <w:ind w:left="5760" w:hanging="360"/>
      </w:pPr>
      <w:rPr>
        <w:rFonts w:ascii="Courier New" w:hAnsi="Courier New" w:hint="default"/>
      </w:rPr>
    </w:lvl>
    <w:lvl w:ilvl="8" w:tplc="81062F6E">
      <w:start w:val="1"/>
      <w:numFmt w:val="bullet"/>
      <w:lvlText w:val=""/>
      <w:lvlJc w:val="left"/>
      <w:pPr>
        <w:ind w:left="6480" w:hanging="360"/>
      </w:pPr>
      <w:rPr>
        <w:rFonts w:ascii="Wingdings" w:hAnsi="Wingdings" w:hint="default"/>
      </w:rPr>
    </w:lvl>
  </w:abstractNum>
  <w:abstractNum w:abstractNumId="34" w15:restartNumberingAfterBreak="0">
    <w:nsid w:val="530A7F70"/>
    <w:multiLevelType w:val="hybridMultilevel"/>
    <w:tmpl w:val="FFFFFFFF"/>
    <w:lvl w:ilvl="0" w:tplc="88361CAA">
      <w:start w:val="1"/>
      <w:numFmt w:val="bullet"/>
      <w:lvlText w:val=""/>
      <w:lvlJc w:val="left"/>
      <w:pPr>
        <w:ind w:left="720" w:hanging="360"/>
      </w:pPr>
      <w:rPr>
        <w:rFonts w:ascii="Symbol" w:hAnsi="Symbol" w:hint="default"/>
      </w:rPr>
    </w:lvl>
    <w:lvl w:ilvl="1" w:tplc="F1C47CCE">
      <w:start w:val="1"/>
      <w:numFmt w:val="bullet"/>
      <w:lvlText w:val="o"/>
      <w:lvlJc w:val="left"/>
      <w:pPr>
        <w:ind w:left="1440" w:hanging="360"/>
      </w:pPr>
      <w:rPr>
        <w:rFonts w:ascii="Courier New" w:hAnsi="Courier New" w:hint="default"/>
      </w:rPr>
    </w:lvl>
    <w:lvl w:ilvl="2" w:tplc="6E80B5C6">
      <w:start w:val="1"/>
      <w:numFmt w:val="bullet"/>
      <w:lvlText w:val=""/>
      <w:lvlJc w:val="left"/>
      <w:pPr>
        <w:ind w:left="2160" w:hanging="360"/>
      </w:pPr>
      <w:rPr>
        <w:rFonts w:ascii="Wingdings" w:hAnsi="Wingdings" w:hint="default"/>
      </w:rPr>
    </w:lvl>
    <w:lvl w:ilvl="3" w:tplc="201AF99A">
      <w:start w:val="1"/>
      <w:numFmt w:val="bullet"/>
      <w:lvlText w:val=""/>
      <w:lvlJc w:val="left"/>
      <w:pPr>
        <w:ind w:left="2880" w:hanging="360"/>
      </w:pPr>
      <w:rPr>
        <w:rFonts w:ascii="Symbol" w:hAnsi="Symbol" w:hint="default"/>
      </w:rPr>
    </w:lvl>
    <w:lvl w:ilvl="4" w:tplc="1F8A72E6">
      <w:start w:val="1"/>
      <w:numFmt w:val="bullet"/>
      <w:lvlText w:val="o"/>
      <w:lvlJc w:val="left"/>
      <w:pPr>
        <w:ind w:left="3600" w:hanging="360"/>
      </w:pPr>
      <w:rPr>
        <w:rFonts w:ascii="Courier New" w:hAnsi="Courier New" w:hint="default"/>
      </w:rPr>
    </w:lvl>
    <w:lvl w:ilvl="5" w:tplc="8282209C">
      <w:start w:val="1"/>
      <w:numFmt w:val="bullet"/>
      <w:lvlText w:val=""/>
      <w:lvlJc w:val="left"/>
      <w:pPr>
        <w:ind w:left="4320" w:hanging="360"/>
      </w:pPr>
      <w:rPr>
        <w:rFonts w:ascii="Wingdings" w:hAnsi="Wingdings" w:hint="default"/>
      </w:rPr>
    </w:lvl>
    <w:lvl w:ilvl="6" w:tplc="51B8936E">
      <w:start w:val="1"/>
      <w:numFmt w:val="bullet"/>
      <w:lvlText w:val=""/>
      <w:lvlJc w:val="left"/>
      <w:pPr>
        <w:ind w:left="5040" w:hanging="360"/>
      </w:pPr>
      <w:rPr>
        <w:rFonts w:ascii="Symbol" w:hAnsi="Symbol" w:hint="default"/>
      </w:rPr>
    </w:lvl>
    <w:lvl w:ilvl="7" w:tplc="4D005070">
      <w:start w:val="1"/>
      <w:numFmt w:val="bullet"/>
      <w:lvlText w:val="o"/>
      <w:lvlJc w:val="left"/>
      <w:pPr>
        <w:ind w:left="5760" w:hanging="360"/>
      </w:pPr>
      <w:rPr>
        <w:rFonts w:ascii="Courier New" w:hAnsi="Courier New" w:hint="default"/>
      </w:rPr>
    </w:lvl>
    <w:lvl w:ilvl="8" w:tplc="276CA27E">
      <w:start w:val="1"/>
      <w:numFmt w:val="bullet"/>
      <w:lvlText w:val=""/>
      <w:lvlJc w:val="left"/>
      <w:pPr>
        <w:ind w:left="6480" w:hanging="360"/>
      </w:pPr>
      <w:rPr>
        <w:rFonts w:ascii="Wingdings" w:hAnsi="Wingdings" w:hint="default"/>
      </w:rPr>
    </w:lvl>
  </w:abstractNum>
  <w:abstractNum w:abstractNumId="35" w15:restartNumberingAfterBreak="0">
    <w:nsid w:val="547B2EF5"/>
    <w:multiLevelType w:val="hybridMultilevel"/>
    <w:tmpl w:val="FFFFFFFF"/>
    <w:lvl w:ilvl="0" w:tplc="564639F8">
      <w:start w:val="1"/>
      <w:numFmt w:val="bullet"/>
      <w:lvlText w:val=""/>
      <w:lvlJc w:val="left"/>
      <w:pPr>
        <w:ind w:left="720" w:hanging="360"/>
      </w:pPr>
      <w:rPr>
        <w:rFonts w:ascii="Symbol" w:hAnsi="Symbol" w:hint="default"/>
      </w:rPr>
    </w:lvl>
    <w:lvl w:ilvl="1" w:tplc="5DA4D066">
      <w:start w:val="1"/>
      <w:numFmt w:val="bullet"/>
      <w:lvlText w:val="o"/>
      <w:lvlJc w:val="left"/>
      <w:pPr>
        <w:ind w:left="1440" w:hanging="360"/>
      </w:pPr>
      <w:rPr>
        <w:rFonts w:ascii="Courier New" w:hAnsi="Courier New" w:hint="default"/>
      </w:rPr>
    </w:lvl>
    <w:lvl w:ilvl="2" w:tplc="57A4942E">
      <w:start w:val="1"/>
      <w:numFmt w:val="bullet"/>
      <w:lvlText w:val=""/>
      <w:lvlJc w:val="left"/>
      <w:pPr>
        <w:ind w:left="2160" w:hanging="360"/>
      </w:pPr>
      <w:rPr>
        <w:rFonts w:ascii="Wingdings" w:hAnsi="Wingdings" w:hint="default"/>
      </w:rPr>
    </w:lvl>
    <w:lvl w:ilvl="3" w:tplc="490A8170">
      <w:start w:val="1"/>
      <w:numFmt w:val="bullet"/>
      <w:lvlText w:val=""/>
      <w:lvlJc w:val="left"/>
      <w:pPr>
        <w:ind w:left="2880" w:hanging="360"/>
      </w:pPr>
      <w:rPr>
        <w:rFonts w:ascii="Symbol" w:hAnsi="Symbol" w:hint="default"/>
      </w:rPr>
    </w:lvl>
    <w:lvl w:ilvl="4" w:tplc="2B7E085E">
      <w:start w:val="1"/>
      <w:numFmt w:val="bullet"/>
      <w:lvlText w:val="o"/>
      <w:lvlJc w:val="left"/>
      <w:pPr>
        <w:ind w:left="3600" w:hanging="360"/>
      </w:pPr>
      <w:rPr>
        <w:rFonts w:ascii="Courier New" w:hAnsi="Courier New" w:hint="default"/>
      </w:rPr>
    </w:lvl>
    <w:lvl w:ilvl="5" w:tplc="4B4CFE14">
      <w:start w:val="1"/>
      <w:numFmt w:val="bullet"/>
      <w:lvlText w:val=""/>
      <w:lvlJc w:val="left"/>
      <w:pPr>
        <w:ind w:left="4320" w:hanging="360"/>
      </w:pPr>
      <w:rPr>
        <w:rFonts w:ascii="Wingdings" w:hAnsi="Wingdings" w:hint="default"/>
      </w:rPr>
    </w:lvl>
    <w:lvl w:ilvl="6" w:tplc="11CE7EC6">
      <w:start w:val="1"/>
      <w:numFmt w:val="bullet"/>
      <w:lvlText w:val=""/>
      <w:lvlJc w:val="left"/>
      <w:pPr>
        <w:ind w:left="5040" w:hanging="360"/>
      </w:pPr>
      <w:rPr>
        <w:rFonts w:ascii="Symbol" w:hAnsi="Symbol" w:hint="default"/>
      </w:rPr>
    </w:lvl>
    <w:lvl w:ilvl="7" w:tplc="FCB8E554">
      <w:start w:val="1"/>
      <w:numFmt w:val="bullet"/>
      <w:lvlText w:val="o"/>
      <w:lvlJc w:val="left"/>
      <w:pPr>
        <w:ind w:left="5760" w:hanging="360"/>
      </w:pPr>
      <w:rPr>
        <w:rFonts w:ascii="Courier New" w:hAnsi="Courier New" w:hint="default"/>
      </w:rPr>
    </w:lvl>
    <w:lvl w:ilvl="8" w:tplc="8014F36A">
      <w:start w:val="1"/>
      <w:numFmt w:val="bullet"/>
      <w:lvlText w:val=""/>
      <w:lvlJc w:val="left"/>
      <w:pPr>
        <w:ind w:left="6480" w:hanging="360"/>
      </w:pPr>
      <w:rPr>
        <w:rFonts w:ascii="Wingdings" w:hAnsi="Wingdings" w:hint="default"/>
      </w:rPr>
    </w:lvl>
  </w:abstractNum>
  <w:abstractNum w:abstractNumId="36" w15:restartNumberingAfterBreak="0">
    <w:nsid w:val="56803C48"/>
    <w:multiLevelType w:val="multilevel"/>
    <w:tmpl w:val="BBEE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636E0"/>
    <w:multiLevelType w:val="hybridMultilevel"/>
    <w:tmpl w:val="FFFFFFFF"/>
    <w:lvl w:ilvl="0" w:tplc="D9368630">
      <w:start w:val="1"/>
      <w:numFmt w:val="bullet"/>
      <w:lvlText w:val="·"/>
      <w:lvlJc w:val="left"/>
      <w:pPr>
        <w:ind w:left="720" w:hanging="360"/>
      </w:pPr>
      <w:rPr>
        <w:rFonts w:ascii="Symbol" w:hAnsi="Symbol" w:hint="default"/>
      </w:rPr>
    </w:lvl>
    <w:lvl w:ilvl="1" w:tplc="5BD21FF8">
      <w:start w:val="1"/>
      <w:numFmt w:val="bullet"/>
      <w:lvlText w:val="o"/>
      <w:lvlJc w:val="left"/>
      <w:pPr>
        <w:ind w:left="1440" w:hanging="360"/>
      </w:pPr>
      <w:rPr>
        <w:rFonts w:ascii="Courier New" w:hAnsi="Courier New" w:hint="default"/>
      </w:rPr>
    </w:lvl>
    <w:lvl w:ilvl="2" w:tplc="E3BC5A0E">
      <w:start w:val="1"/>
      <w:numFmt w:val="bullet"/>
      <w:lvlText w:val=""/>
      <w:lvlJc w:val="left"/>
      <w:pPr>
        <w:ind w:left="2160" w:hanging="360"/>
      </w:pPr>
      <w:rPr>
        <w:rFonts w:ascii="Wingdings" w:hAnsi="Wingdings" w:hint="default"/>
      </w:rPr>
    </w:lvl>
    <w:lvl w:ilvl="3" w:tplc="292E44A6">
      <w:start w:val="1"/>
      <w:numFmt w:val="bullet"/>
      <w:lvlText w:val=""/>
      <w:lvlJc w:val="left"/>
      <w:pPr>
        <w:ind w:left="2880" w:hanging="360"/>
      </w:pPr>
      <w:rPr>
        <w:rFonts w:ascii="Symbol" w:hAnsi="Symbol" w:hint="default"/>
      </w:rPr>
    </w:lvl>
    <w:lvl w:ilvl="4" w:tplc="FFAAB634">
      <w:start w:val="1"/>
      <w:numFmt w:val="bullet"/>
      <w:lvlText w:val="o"/>
      <w:lvlJc w:val="left"/>
      <w:pPr>
        <w:ind w:left="3600" w:hanging="360"/>
      </w:pPr>
      <w:rPr>
        <w:rFonts w:ascii="Courier New" w:hAnsi="Courier New" w:hint="default"/>
      </w:rPr>
    </w:lvl>
    <w:lvl w:ilvl="5" w:tplc="6D163F80">
      <w:start w:val="1"/>
      <w:numFmt w:val="bullet"/>
      <w:lvlText w:val=""/>
      <w:lvlJc w:val="left"/>
      <w:pPr>
        <w:ind w:left="4320" w:hanging="360"/>
      </w:pPr>
      <w:rPr>
        <w:rFonts w:ascii="Wingdings" w:hAnsi="Wingdings" w:hint="default"/>
      </w:rPr>
    </w:lvl>
    <w:lvl w:ilvl="6" w:tplc="A7144FBE">
      <w:start w:val="1"/>
      <w:numFmt w:val="bullet"/>
      <w:lvlText w:val=""/>
      <w:lvlJc w:val="left"/>
      <w:pPr>
        <w:ind w:left="5040" w:hanging="360"/>
      </w:pPr>
      <w:rPr>
        <w:rFonts w:ascii="Symbol" w:hAnsi="Symbol" w:hint="default"/>
      </w:rPr>
    </w:lvl>
    <w:lvl w:ilvl="7" w:tplc="AC6E7CDA">
      <w:start w:val="1"/>
      <w:numFmt w:val="bullet"/>
      <w:lvlText w:val="o"/>
      <w:lvlJc w:val="left"/>
      <w:pPr>
        <w:ind w:left="5760" w:hanging="360"/>
      </w:pPr>
      <w:rPr>
        <w:rFonts w:ascii="Courier New" w:hAnsi="Courier New" w:hint="default"/>
      </w:rPr>
    </w:lvl>
    <w:lvl w:ilvl="8" w:tplc="3242929C">
      <w:start w:val="1"/>
      <w:numFmt w:val="bullet"/>
      <w:lvlText w:val=""/>
      <w:lvlJc w:val="left"/>
      <w:pPr>
        <w:ind w:left="6480" w:hanging="360"/>
      </w:pPr>
      <w:rPr>
        <w:rFonts w:ascii="Wingdings" w:hAnsi="Wingdings" w:hint="default"/>
      </w:rPr>
    </w:lvl>
  </w:abstractNum>
  <w:abstractNum w:abstractNumId="38" w15:restartNumberingAfterBreak="0">
    <w:nsid w:val="69C1573B"/>
    <w:multiLevelType w:val="hybridMultilevel"/>
    <w:tmpl w:val="FFFFFFFF"/>
    <w:lvl w:ilvl="0" w:tplc="55645C52">
      <w:start w:val="1"/>
      <w:numFmt w:val="bullet"/>
      <w:lvlText w:val="·"/>
      <w:lvlJc w:val="left"/>
      <w:pPr>
        <w:ind w:left="720" w:hanging="360"/>
      </w:pPr>
      <w:rPr>
        <w:rFonts w:ascii="Symbol" w:hAnsi="Symbol" w:hint="default"/>
      </w:rPr>
    </w:lvl>
    <w:lvl w:ilvl="1" w:tplc="53D81A8C">
      <w:start w:val="1"/>
      <w:numFmt w:val="bullet"/>
      <w:lvlText w:val="o"/>
      <w:lvlJc w:val="left"/>
      <w:pPr>
        <w:ind w:left="1440" w:hanging="360"/>
      </w:pPr>
      <w:rPr>
        <w:rFonts w:ascii="Courier New" w:hAnsi="Courier New" w:hint="default"/>
      </w:rPr>
    </w:lvl>
    <w:lvl w:ilvl="2" w:tplc="C9E6041E">
      <w:start w:val="1"/>
      <w:numFmt w:val="bullet"/>
      <w:lvlText w:val=""/>
      <w:lvlJc w:val="left"/>
      <w:pPr>
        <w:ind w:left="2160" w:hanging="360"/>
      </w:pPr>
      <w:rPr>
        <w:rFonts w:ascii="Wingdings" w:hAnsi="Wingdings" w:hint="default"/>
      </w:rPr>
    </w:lvl>
    <w:lvl w:ilvl="3" w:tplc="3F9A855C">
      <w:start w:val="1"/>
      <w:numFmt w:val="bullet"/>
      <w:lvlText w:val=""/>
      <w:lvlJc w:val="left"/>
      <w:pPr>
        <w:ind w:left="2880" w:hanging="360"/>
      </w:pPr>
      <w:rPr>
        <w:rFonts w:ascii="Symbol" w:hAnsi="Symbol" w:hint="default"/>
      </w:rPr>
    </w:lvl>
    <w:lvl w:ilvl="4" w:tplc="9926D67E">
      <w:start w:val="1"/>
      <w:numFmt w:val="bullet"/>
      <w:lvlText w:val="o"/>
      <w:lvlJc w:val="left"/>
      <w:pPr>
        <w:ind w:left="3600" w:hanging="360"/>
      </w:pPr>
      <w:rPr>
        <w:rFonts w:ascii="Courier New" w:hAnsi="Courier New" w:hint="default"/>
      </w:rPr>
    </w:lvl>
    <w:lvl w:ilvl="5" w:tplc="5BBE1D1C">
      <w:start w:val="1"/>
      <w:numFmt w:val="bullet"/>
      <w:lvlText w:val=""/>
      <w:lvlJc w:val="left"/>
      <w:pPr>
        <w:ind w:left="4320" w:hanging="360"/>
      </w:pPr>
      <w:rPr>
        <w:rFonts w:ascii="Wingdings" w:hAnsi="Wingdings" w:hint="default"/>
      </w:rPr>
    </w:lvl>
    <w:lvl w:ilvl="6" w:tplc="080886B0">
      <w:start w:val="1"/>
      <w:numFmt w:val="bullet"/>
      <w:lvlText w:val=""/>
      <w:lvlJc w:val="left"/>
      <w:pPr>
        <w:ind w:left="5040" w:hanging="360"/>
      </w:pPr>
      <w:rPr>
        <w:rFonts w:ascii="Symbol" w:hAnsi="Symbol" w:hint="default"/>
      </w:rPr>
    </w:lvl>
    <w:lvl w:ilvl="7" w:tplc="B3BA5902">
      <w:start w:val="1"/>
      <w:numFmt w:val="bullet"/>
      <w:lvlText w:val="o"/>
      <w:lvlJc w:val="left"/>
      <w:pPr>
        <w:ind w:left="5760" w:hanging="360"/>
      </w:pPr>
      <w:rPr>
        <w:rFonts w:ascii="Courier New" w:hAnsi="Courier New" w:hint="default"/>
      </w:rPr>
    </w:lvl>
    <w:lvl w:ilvl="8" w:tplc="287ED488">
      <w:start w:val="1"/>
      <w:numFmt w:val="bullet"/>
      <w:lvlText w:val=""/>
      <w:lvlJc w:val="left"/>
      <w:pPr>
        <w:ind w:left="6480" w:hanging="360"/>
      </w:pPr>
      <w:rPr>
        <w:rFonts w:ascii="Wingdings" w:hAnsi="Wingdings" w:hint="default"/>
      </w:rPr>
    </w:lvl>
  </w:abstractNum>
  <w:abstractNum w:abstractNumId="39" w15:restartNumberingAfterBreak="0">
    <w:nsid w:val="69C45062"/>
    <w:multiLevelType w:val="hybridMultilevel"/>
    <w:tmpl w:val="FFFFFFFF"/>
    <w:lvl w:ilvl="0" w:tplc="0FD4899C">
      <w:start w:val="1"/>
      <w:numFmt w:val="bullet"/>
      <w:lvlText w:val="·"/>
      <w:lvlJc w:val="left"/>
      <w:pPr>
        <w:ind w:left="720" w:hanging="360"/>
      </w:pPr>
      <w:rPr>
        <w:rFonts w:ascii="Symbol" w:hAnsi="Symbol" w:hint="default"/>
      </w:rPr>
    </w:lvl>
    <w:lvl w:ilvl="1" w:tplc="8C9CC80E">
      <w:start w:val="1"/>
      <w:numFmt w:val="bullet"/>
      <w:lvlText w:val="o"/>
      <w:lvlJc w:val="left"/>
      <w:pPr>
        <w:ind w:left="1440" w:hanging="360"/>
      </w:pPr>
      <w:rPr>
        <w:rFonts w:ascii="Courier New" w:hAnsi="Courier New" w:hint="default"/>
      </w:rPr>
    </w:lvl>
    <w:lvl w:ilvl="2" w:tplc="43B87098">
      <w:start w:val="1"/>
      <w:numFmt w:val="bullet"/>
      <w:lvlText w:val=""/>
      <w:lvlJc w:val="left"/>
      <w:pPr>
        <w:ind w:left="2160" w:hanging="360"/>
      </w:pPr>
      <w:rPr>
        <w:rFonts w:ascii="Wingdings" w:hAnsi="Wingdings" w:hint="default"/>
      </w:rPr>
    </w:lvl>
    <w:lvl w:ilvl="3" w:tplc="0942A97C">
      <w:start w:val="1"/>
      <w:numFmt w:val="bullet"/>
      <w:lvlText w:val=""/>
      <w:lvlJc w:val="left"/>
      <w:pPr>
        <w:ind w:left="2880" w:hanging="360"/>
      </w:pPr>
      <w:rPr>
        <w:rFonts w:ascii="Symbol" w:hAnsi="Symbol" w:hint="default"/>
      </w:rPr>
    </w:lvl>
    <w:lvl w:ilvl="4" w:tplc="9D8CA52A">
      <w:start w:val="1"/>
      <w:numFmt w:val="bullet"/>
      <w:lvlText w:val="o"/>
      <w:lvlJc w:val="left"/>
      <w:pPr>
        <w:ind w:left="3600" w:hanging="360"/>
      </w:pPr>
      <w:rPr>
        <w:rFonts w:ascii="Courier New" w:hAnsi="Courier New" w:hint="default"/>
      </w:rPr>
    </w:lvl>
    <w:lvl w:ilvl="5" w:tplc="B2B44766">
      <w:start w:val="1"/>
      <w:numFmt w:val="bullet"/>
      <w:lvlText w:val=""/>
      <w:lvlJc w:val="left"/>
      <w:pPr>
        <w:ind w:left="4320" w:hanging="360"/>
      </w:pPr>
      <w:rPr>
        <w:rFonts w:ascii="Wingdings" w:hAnsi="Wingdings" w:hint="default"/>
      </w:rPr>
    </w:lvl>
    <w:lvl w:ilvl="6" w:tplc="6478C66C">
      <w:start w:val="1"/>
      <w:numFmt w:val="bullet"/>
      <w:lvlText w:val=""/>
      <w:lvlJc w:val="left"/>
      <w:pPr>
        <w:ind w:left="5040" w:hanging="360"/>
      </w:pPr>
      <w:rPr>
        <w:rFonts w:ascii="Symbol" w:hAnsi="Symbol" w:hint="default"/>
      </w:rPr>
    </w:lvl>
    <w:lvl w:ilvl="7" w:tplc="B3928D82">
      <w:start w:val="1"/>
      <w:numFmt w:val="bullet"/>
      <w:lvlText w:val="o"/>
      <w:lvlJc w:val="left"/>
      <w:pPr>
        <w:ind w:left="5760" w:hanging="360"/>
      </w:pPr>
      <w:rPr>
        <w:rFonts w:ascii="Courier New" w:hAnsi="Courier New" w:hint="default"/>
      </w:rPr>
    </w:lvl>
    <w:lvl w:ilvl="8" w:tplc="4DD8D55E">
      <w:start w:val="1"/>
      <w:numFmt w:val="bullet"/>
      <w:lvlText w:val=""/>
      <w:lvlJc w:val="left"/>
      <w:pPr>
        <w:ind w:left="6480" w:hanging="360"/>
      </w:pPr>
      <w:rPr>
        <w:rFonts w:ascii="Wingdings" w:hAnsi="Wingdings" w:hint="default"/>
      </w:rPr>
    </w:lvl>
  </w:abstractNum>
  <w:abstractNum w:abstractNumId="40" w15:restartNumberingAfterBreak="0">
    <w:nsid w:val="6A1B5A06"/>
    <w:multiLevelType w:val="hybridMultilevel"/>
    <w:tmpl w:val="D322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C152E65"/>
    <w:multiLevelType w:val="hybridMultilevel"/>
    <w:tmpl w:val="FFFFFFFF"/>
    <w:lvl w:ilvl="0" w:tplc="078247DC">
      <w:start w:val="1"/>
      <w:numFmt w:val="bullet"/>
      <w:lvlText w:val=""/>
      <w:lvlJc w:val="left"/>
      <w:pPr>
        <w:ind w:left="720" w:hanging="360"/>
      </w:pPr>
      <w:rPr>
        <w:rFonts w:ascii="Symbol" w:hAnsi="Symbol" w:hint="default"/>
      </w:rPr>
    </w:lvl>
    <w:lvl w:ilvl="1" w:tplc="45A2B01E">
      <w:start w:val="1"/>
      <w:numFmt w:val="bullet"/>
      <w:lvlText w:val="o"/>
      <w:lvlJc w:val="left"/>
      <w:pPr>
        <w:ind w:left="1440" w:hanging="360"/>
      </w:pPr>
      <w:rPr>
        <w:rFonts w:ascii="Courier New" w:hAnsi="Courier New" w:hint="default"/>
      </w:rPr>
    </w:lvl>
    <w:lvl w:ilvl="2" w:tplc="F080E238">
      <w:start w:val="1"/>
      <w:numFmt w:val="bullet"/>
      <w:lvlText w:val=""/>
      <w:lvlJc w:val="left"/>
      <w:pPr>
        <w:ind w:left="2160" w:hanging="360"/>
      </w:pPr>
      <w:rPr>
        <w:rFonts w:ascii="Wingdings" w:hAnsi="Wingdings" w:hint="default"/>
      </w:rPr>
    </w:lvl>
    <w:lvl w:ilvl="3" w:tplc="4238AA5C">
      <w:start w:val="1"/>
      <w:numFmt w:val="bullet"/>
      <w:lvlText w:val=""/>
      <w:lvlJc w:val="left"/>
      <w:pPr>
        <w:ind w:left="2880" w:hanging="360"/>
      </w:pPr>
      <w:rPr>
        <w:rFonts w:ascii="Symbol" w:hAnsi="Symbol" w:hint="default"/>
      </w:rPr>
    </w:lvl>
    <w:lvl w:ilvl="4" w:tplc="0CF2FC50">
      <w:start w:val="1"/>
      <w:numFmt w:val="bullet"/>
      <w:lvlText w:val="o"/>
      <w:lvlJc w:val="left"/>
      <w:pPr>
        <w:ind w:left="3600" w:hanging="360"/>
      </w:pPr>
      <w:rPr>
        <w:rFonts w:ascii="Courier New" w:hAnsi="Courier New" w:hint="default"/>
      </w:rPr>
    </w:lvl>
    <w:lvl w:ilvl="5" w:tplc="3B40754E">
      <w:start w:val="1"/>
      <w:numFmt w:val="bullet"/>
      <w:lvlText w:val=""/>
      <w:lvlJc w:val="left"/>
      <w:pPr>
        <w:ind w:left="4320" w:hanging="360"/>
      </w:pPr>
      <w:rPr>
        <w:rFonts w:ascii="Wingdings" w:hAnsi="Wingdings" w:hint="default"/>
      </w:rPr>
    </w:lvl>
    <w:lvl w:ilvl="6" w:tplc="9EE67BF0">
      <w:start w:val="1"/>
      <w:numFmt w:val="bullet"/>
      <w:lvlText w:val=""/>
      <w:lvlJc w:val="left"/>
      <w:pPr>
        <w:ind w:left="5040" w:hanging="360"/>
      </w:pPr>
      <w:rPr>
        <w:rFonts w:ascii="Symbol" w:hAnsi="Symbol" w:hint="default"/>
      </w:rPr>
    </w:lvl>
    <w:lvl w:ilvl="7" w:tplc="0694AAE0">
      <w:start w:val="1"/>
      <w:numFmt w:val="bullet"/>
      <w:lvlText w:val="o"/>
      <w:lvlJc w:val="left"/>
      <w:pPr>
        <w:ind w:left="5760" w:hanging="360"/>
      </w:pPr>
      <w:rPr>
        <w:rFonts w:ascii="Courier New" w:hAnsi="Courier New" w:hint="default"/>
      </w:rPr>
    </w:lvl>
    <w:lvl w:ilvl="8" w:tplc="DED2DD16">
      <w:start w:val="1"/>
      <w:numFmt w:val="bullet"/>
      <w:lvlText w:val=""/>
      <w:lvlJc w:val="left"/>
      <w:pPr>
        <w:ind w:left="6480" w:hanging="360"/>
      </w:pPr>
      <w:rPr>
        <w:rFonts w:ascii="Wingdings" w:hAnsi="Wingdings" w:hint="default"/>
      </w:rPr>
    </w:lvl>
  </w:abstractNum>
  <w:abstractNum w:abstractNumId="42" w15:restartNumberingAfterBreak="0">
    <w:nsid w:val="6E255777"/>
    <w:multiLevelType w:val="hybridMultilevel"/>
    <w:tmpl w:val="FFFFFFFF"/>
    <w:lvl w:ilvl="0" w:tplc="7954F4A6">
      <w:start w:val="1"/>
      <w:numFmt w:val="bullet"/>
      <w:lvlText w:val="·"/>
      <w:lvlJc w:val="left"/>
      <w:pPr>
        <w:ind w:left="720" w:hanging="360"/>
      </w:pPr>
      <w:rPr>
        <w:rFonts w:ascii="Symbol" w:hAnsi="Symbol" w:hint="default"/>
      </w:rPr>
    </w:lvl>
    <w:lvl w:ilvl="1" w:tplc="4E9E95BC">
      <w:start w:val="1"/>
      <w:numFmt w:val="bullet"/>
      <w:lvlText w:val="o"/>
      <w:lvlJc w:val="left"/>
      <w:pPr>
        <w:ind w:left="1440" w:hanging="360"/>
      </w:pPr>
      <w:rPr>
        <w:rFonts w:ascii="Courier New" w:hAnsi="Courier New" w:hint="default"/>
      </w:rPr>
    </w:lvl>
    <w:lvl w:ilvl="2" w:tplc="CAD28F62">
      <w:start w:val="1"/>
      <w:numFmt w:val="bullet"/>
      <w:lvlText w:val=""/>
      <w:lvlJc w:val="left"/>
      <w:pPr>
        <w:ind w:left="2160" w:hanging="360"/>
      </w:pPr>
      <w:rPr>
        <w:rFonts w:ascii="Wingdings" w:hAnsi="Wingdings" w:hint="default"/>
      </w:rPr>
    </w:lvl>
    <w:lvl w:ilvl="3" w:tplc="2BB4DD34">
      <w:start w:val="1"/>
      <w:numFmt w:val="bullet"/>
      <w:lvlText w:val=""/>
      <w:lvlJc w:val="left"/>
      <w:pPr>
        <w:ind w:left="2880" w:hanging="360"/>
      </w:pPr>
      <w:rPr>
        <w:rFonts w:ascii="Symbol" w:hAnsi="Symbol" w:hint="default"/>
      </w:rPr>
    </w:lvl>
    <w:lvl w:ilvl="4" w:tplc="B7E442D6">
      <w:start w:val="1"/>
      <w:numFmt w:val="bullet"/>
      <w:lvlText w:val="o"/>
      <w:lvlJc w:val="left"/>
      <w:pPr>
        <w:ind w:left="3600" w:hanging="360"/>
      </w:pPr>
      <w:rPr>
        <w:rFonts w:ascii="Courier New" w:hAnsi="Courier New" w:hint="default"/>
      </w:rPr>
    </w:lvl>
    <w:lvl w:ilvl="5" w:tplc="6FA0BE7E">
      <w:start w:val="1"/>
      <w:numFmt w:val="bullet"/>
      <w:lvlText w:val=""/>
      <w:lvlJc w:val="left"/>
      <w:pPr>
        <w:ind w:left="4320" w:hanging="360"/>
      </w:pPr>
      <w:rPr>
        <w:rFonts w:ascii="Wingdings" w:hAnsi="Wingdings" w:hint="default"/>
      </w:rPr>
    </w:lvl>
    <w:lvl w:ilvl="6" w:tplc="96780F8E">
      <w:start w:val="1"/>
      <w:numFmt w:val="bullet"/>
      <w:lvlText w:val=""/>
      <w:lvlJc w:val="left"/>
      <w:pPr>
        <w:ind w:left="5040" w:hanging="360"/>
      </w:pPr>
      <w:rPr>
        <w:rFonts w:ascii="Symbol" w:hAnsi="Symbol" w:hint="default"/>
      </w:rPr>
    </w:lvl>
    <w:lvl w:ilvl="7" w:tplc="0CE63138">
      <w:start w:val="1"/>
      <w:numFmt w:val="bullet"/>
      <w:lvlText w:val="o"/>
      <w:lvlJc w:val="left"/>
      <w:pPr>
        <w:ind w:left="5760" w:hanging="360"/>
      </w:pPr>
      <w:rPr>
        <w:rFonts w:ascii="Courier New" w:hAnsi="Courier New" w:hint="default"/>
      </w:rPr>
    </w:lvl>
    <w:lvl w:ilvl="8" w:tplc="7CD44F58">
      <w:start w:val="1"/>
      <w:numFmt w:val="bullet"/>
      <w:lvlText w:val=""/>
      <w:lvlJc w:val="left"/>
      <w:pPr>
        <w:ind w:left="6480" w:hanging="360"/>
      </w:pPr>
      <w:rPr>
        <w:rFonts w:ascii="Wingdings" w:hAnsi="Wingdings" w:hint="default"/>
      </w:rPr>
    </w:lvl>
  </w:abstractNum>
  <w:abstractNum w:abstractNumId="43" w15:restartNumberingAfterBreak="0">
    <w:nsid w:val="71895C59"/>
    <w:multiLevelType w:val="multilevel"/>
    <w:tmpl w:val="036A7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F21144"/>
    <w:multiLevelType w:val="hybridMultilevel"/>
    <w:tmpl w:val="FFFFFFFF"/>
    <w:lvl w:ilvl="0" w:tplc="FCC4B130">
      <w:start w:val="1"/>
      <w:numFmt w:val="bullet"/>
      <w:lvlText w:val=""/>
      <w:lvlJc w:val="left"/>
      <w:pPr>
        <w:ind w:left="720" w:hanging="360"/>
      </w:pPr>
      <w:rPr>
        <w:rFonts w:ascii="Symbol" w:hAnsi="Symbol" w:hint="default"/>
      </w:rPr>
    </w:lvl>
    <w:lvl w:ilvl="1" w:tplc="251270B4">
      <w:start w:val="1"/>
      <w:numFmt w:val="bullet"/>
      <w:lvlText w:val="o"/>
      <w:lvlJc w:val="left"/>
      <w:pPr>
        <w:ind w:left="1440" w:hanging="360"/>
      </w:pPr>
      <w:rPr>
        <w:rFonts w:ascii="Courier New" w:hAnsi="Courier New" w:hint="default"/>
      </w:rPr>
    </w:lvl>
    <w:lvl w:ilvl="2" w:tplc="2146E014">
      <w:start w:val="1"/>
      <w:numFmt w:val="bullet"/>
      <w:lvlText w:val=""/>
      <w:lvlJc w:val="left"/>
      <w:pPr>
        <w:ind w:left="2160" w:hanging="360"/>
      </w:pPr>
      <w:rPr>
        <w:rFonts w:ascii="Wingdings" w:hAnsi="Wingdings" w:hint="default"/>
      </w:rPr>
    </w:lvl>
    <w:lvl w:ilvl="3" w:tplc="01BE170C">
      <w:start w:val="1"/>
      <w:numFmt w:val="bullet"/>
      <w:lvlText w:val=""/>
      <w:lvlJc w:val="left"/>
      <w:pPr>
        <w:ind w:left="2880" w:hanging="360"/>
      </w:pPr>
      <w:rPr>
        <w:rFonts w:ascii="Symbol" w:hAnsi="Symbol" w:hint="default"/>
      </w:rPr>
    </w:lvl>
    <w:lvl w:ilvl="4" w:tplc="9F760302">
      <w:start w:val="1"/>
      <w:numFmt w:val="bullet"/>
      <w:lvlText w:val="o"/>
      <w:lvlJc w:val="left"/>
      <w:pPr>
        <w:ind w:left="3600" w:hanging="360"/>
      </w:pPr>
      <w:rPr>
        <w:rFonts w:ascii="Courier New" w:hAnsi="Courier New" w:hint="default"/>
      </w:rPr>
    </w:lvl>
    <w:lvl w:ilvl="5" w:tplc="9BD85ED4">
      <w:start w:val="1"/>
      <w:numFmt w:val="bullet"/>
      <w:lvlText w:val=""/>
      <w:lvlJc w:val="left"/>
      <w:pPr>
        <w:ind w:left="4320" w:hanging="360"/>
      </w:pPr>
      <w:rPr>
        <w:rFonts w:ascii="Wingdings" w:hAnsi="Wingdings" w:hint="default"/>
      </w:rPr>
    </w:lvl>
    <w:lvl w:ilvl="6" w:tplc="407085BE">
      <w:start w:val="1"/>
      <w:numFmt w:val="bullet"/>
      <w:lvlText w:val=""/>
      <w:lvlJc w:val="left"/>
      <w:pPr>
        <w:ind w:left="5040" w:hanging="360"/>
      </w:pPr>
      <w:rPr>
        <w:rFonts w:ascii="Symbol" w:hAnsi="Symbol" w:hint="default"/>
      </w:rPr>
    </w:lvl>
    <w:lvl w:ilvl="7" w:tplc="4CF48AA2">
      <w:start w:val="1"/>
      <w:numFmt w:val="bullet"/>
      <w:lvlText w:val="o"/>
      <w:lvlJc w:val="left"/>
      <w:pPr>
        <w:ind w:left="5760" w:hanging="360"/>
      </w:pPr>
      <w:rPr>
        <w:rFonts w:ascii="Courier New" w:hAnsi="Courier New" w:hint="default"/>
      </w:rPr>
    </w:lvl>
    <w:lvl w:ilvl="8" w:tplc="1422D900">
      <w:start w:val="1"/>
      <w:numFmt w:val="bullet"/>
      <w:lvlText w:val=""/>
      <w:lvlJc w:val="left"/>
      <w:pPr>
        <w:ind w:left="6480" w:hanging="360"/>
      </w:pPr>
      <w:rPr>
        <w:rFonts w:ascii="Wingdings" w:hAnsi="Wingdings" w:hint="default"/>
      </w:rPr>
    </w:lvl>
  </w:abstractNum>
  <w:abstractNum w:abstractNumId="45" w15:restartNumberingAfterBreak="0">
    <w:nsid w:val="75687AA3"/>
    <w:multiLevelType w:val="hybridMultilevel"/>
    <w:tmpl w:val="FFFFFFFF"/>
    <w:lvl w:ilvl="0" w:tplc="3418C762">
      <w:start w:val="1"/>
      <w:numFmt w:val="bullet"/>
      <w:lvlText w:val=""/>
      <w:lvlJc w:val="left"/>
      <w:pPr>
        <w:ind w:left="720" w:hanging="360"/>
      </w:pPr>
      <w:rPr>
        <w:rFonts w:ascii="Symbol" w:hAnsi="Symbol" w:hint="default"/>
      </w:rPr>
    </w:lvl>
    <w:lvl w:ilvl="1" w:tplc="AB5EBA8C">
      <w:start w:val="1"/>
      <w:numFmt w:val="bullet"/>
      <w:lvlText w:val="o"/>
      <w:lvlJc w:val="left"/>
      <w:pPr>
        <w:ind w:left="1440" w:hanging="360"/>
      </w:pPr>
      <w:rPr>
        <w:rFonts w:ascii="Courier New" w:hAnsi="Courier New" w:hint="default"/>
      </w:rPr>
    </w:lvl>
    <w:lvl w:ilvl="2" w:tplc="3DD210AA">
      <w:start w:val="1"/>
      <w:numFmt w:val="bullet"/>
      <w:lvlText w:val=""/>
      <w:lvlJc w:val="left"/>
      <w:pPr>
        <w:ind w:left="2160" w:hanging="360"/>
      </w:pPr>
      <w:rPr>
        <w:rFonts w:ascii="Wingdings" w:hAnsi="Wingdings" w:hint="default"/>
      </w:rPr>
    </w:lvl>
    <w:lvl w:ilvl="3" w:tplc="B5540B4E">
      <w:start w:val="1"/>
      <w:numFmt w:val="bullet"/>
      <w:lvlText w:val=""/>
      <w:lvlJc w:val="left"/>
      <w:pPr>
        <w:ind w:left="2880" w:hanging="360"/>
      </w:pPr>
      <w:rPr>
        <w:rFonts w:ascii="Symbol" w:hAnsi="Symbol" w:hint="default"/>
      </w:rPr>
    </w:lvl>
    <w:lvl w:ilvl="4" w:tplc="F4A88A24">
      <w:start w:val="1"/>
      <w:numFmt w:val="bullet"/>
      <w:lvlText w:val="o"/>
      <w:lvlJc w:val="left"/>
      <w:pPr>
        <w:ind w:left="3600" w:hanging="360"/>
      </w:pPr>
      <w:rPr>
        <w:rFonts w:ascii="Courier New" w:hAnsi="Courier New" w:hint="default"/>
      </w:rPr>
    </w:lvl>
    <w:lvl w:ilvl="5" w:tplc="210E57C4">
      <w:start w:val="1"/>
      <w:numFmt w:val="bullet"/>
      <w:lvlText w:val=""/>
      <w:lvlJc w:val="left"/>
      <w:pPr>
        <w:ind w:left="4320" w:hanging="360"/>
      </w:pPr>
      <w:rPr>
        <w:rFonts w:ascii="Wingdings" w:hAnsi="Wingdings" w:hint="default"/>
      </w:rPr>
    </w:lvl>
    <w:lvl w:ilvl="6" w:tplc="682CC0BC">
      <w:start w:val="1"/>
      <w:numFmt w:val="bullet"/>
      <w:lvlText w:val=""/>
      <w:lvlJc w:val="left"/>
      <w:pPr>
        <w:ind w:left="5040" w:hanging="360"/>
      </w:pPr>
      <w:rPr>
        <w:rFonts w:ascii="Symbol" w:hAnsi="Symbol" w:hint="default"/>
      </w:rPr>
    </w:lvl>
    <w:lvl w:ilvl="7" w:tplc="86F60F80">
      <w:start w:val="1"/>
      <w:numFmt w:val="bullet"/>
      <w:lvlText w:val="o"/>
      <w:lvlJc w:val="left"/>
      <w:pPr>
        <w:ind w:left="5760" w:hanging="360"/>
      </w:pPr>
      <w:rPr>
        <w:rFonts w:ascii="Courier New" w:hAnsi="Courier New" w:hint="default"/>
      </w:rPr>
    </w:lvl>
    <w:lvl w:ilvl="8" w:tplc="187CAC58">
      <w:start w:val="1"/>
      <w:numFmt w:val="bullet"/>
      <w:lvlText w:val=""/>
      <w:lvlJc w:val="left"/>
      <w:pPr>
        <w:ind w:left="6480" w:hanging="360"/>
      </w:pPr>
      <w:rPr>
        <w:rFonts w:ascii="Wingdings" w:hAnsi="Wingdings" w:hint="default"/>
      </w:rPr>
    </w:lvl>
  </w:abstractNum>
  <w:abstractNum w:abstractNumId="46" w15:restartNumberingAfterBreak="0">
    <w:nsid w:val="76EE4876"/>
    <w:multiLevelType w:val="hybridMultilevel"/>
    <w:tmpl w:val="FFFFFFFF"/>
    <w:lvl w:ilvl="0" w:tplc="3748252A">
      <w:start w:val="1"/>
      <w:numFmt w:val="bullet"/>
      <w:lvlText w:val="·"/>
      <w:lvlJc w:val="left"/>
      <w:pPr>
        <w:ind w:left="720" w:hanging="360"/>
      </w:pPr>
      <w:rPr>
        <w:rFonts w:ascii="Symbol" w:hAnsi="Symbol" w:hint="default"/>
      </w:rPr>
    </w:lvl>
    <w:lvl w:ilvl="1" w:tplc="30D02598">
      <w:start w:val="1"/>
      <w:numFmt w:val="bullet"/>
      <w:lvlText w:val="o"/>
      <w:lvlJc w:val="left"/>
      <w:pPr>
        <w:ind w:left="1440" w:hanging="360"/>
      </w:pPr>
      <w:rPr>
        <w:rFonts w:ascii="Courier New" w:hAnsi="Courier New" w:hint="default"/>
      </w:rPr>
    </w:lvl>
    <w:lvl w:ilvl="2" w:tplc="8A905E52">
      <w:start w:val="1"/>
      <w:numFmt w:val="bullet"/>
      <w:lvlText w:val=""/>
      <w:lvlJc w:val="left"/>
      <w:pPr>
        <w:ind w:left="2160" w:hanging="360"/>
      </w:pPr>
      <w:rPr>
        <w:rFonts w:ascii="Wingdings" w:hAnsi="Wingdings" w:hint="default"/>
      </w:rPr>
    </w:lvl>
    <w:lvl w:ilvl="3" w:tplc="D22EC326">
      <w:start w:val="1"/>
      <w:numFmt w:val="bullet"/>
      <w:lvlText w:val=""/>
      <w:lvlJc w:val="left"/>
      <w:pPr>
        <w:ind w:left="2880" w:hanging="360"/>
      </w:pPr>
      <w:rPr>
        <w:rFonts w:ascii="Symbol" w:hAnsi="Symbol" w:hint="default"/>
      </w:rPr>
    </w:lvl>
    <w:lvl w:ilvl="4" w:tplc="37983BCA">
      <w:start w:val="1"/>
      <w:numFmt w:val="bullet"/>
      <w:lvlText w:val="o"/>
      <w:lvlJc w:val="left"/>
      <w:pPr>
        <w:ind w:left="3600" w:hanging="360"/>
      </w:pPr>
      <w:rPr>
        <w:rFonts w:ascii="Courier New" w:hAnsi="Courier New" w:hint="default"/>
      </w:rPr>
    </w:lvl>
    <w:lvl w:ilvl="5" w:tplc="0AAA6A48">
      <w:start w:val="1"/>
      <w:numFmt w:val="bullet"/>
      <w:lvlText w:val=""/>
      <w:lvlJc w:val="left"/>
      <w:pPr>
        <w:ind w:left="4320" w:hanging="360"/>
      </w:pPr>
      <w:rPr>
        <w:rFonts w:ascii="Wingdings" w:hAnsi="Wingdings" w:hint="default"/>
      </w:rPr>
    </w:lvl>
    <w:lvl w:ilvl="6" w:tplc="CA4434B6">
      <w:start w:val="1"/>
      <w:numFmt w:val="bullet"/>
      <w:lvlText w:val=""/>
      <w:lvlJc w:val="left"/>
      <w:pPr>
        <w:ind w:left="5040" w:hanging="360"/>
      </w:pPr>
      <w:rPr>
        <w:rFonts w:ascii="Symbol" w:hAnsi="Symbol" w:hint="default"/>
      </w:rPr>
    </w:lvl>
    <w:lvl w:ilvl="7" w:tplc="94E45364">
      <w:start w:val="1"/>
      <w:numFmt w:val="bullet"/>
      <w:lvlText w:val="o"/>
      <w:lvlJc w:val="left"/>
      <w:pPr>
        <w:ind w:left="5760" w:hanging="360"/>
      </w:pPr>
      <w:rPr>
        <w:rFonts w:ascii="Courier New" w:hAnsi="Courier New" w:hint="default"/>
      </w:rPr>
    </w:lvl>
    <w:lvl w:ilvl="8" w:tplc="8BD87BDE">
      <w:start w:val="1"/>
      <w:numFmt w:val="bullet"/>
      <w:lvlText w:val=""/>
      <w:lvlJc w:val="left"/>
      <w:pPr>
        <w:ind w:left="6480" w:hanging="360"/>
      </w:pPr>
      <w:rPr>
        <w:rFonts w:ascii="Wingdings" w:hAnsi="Wingdings" w:hint="default"/>
      </w:rPr>
    </w:lvl>
  </w:abstractNum>
  <w:abstractNum w:abstractNumId="47" w15:restartNumberingAfterBreak="0">
    <w:nsid w:val="78565DAC"/>
    <w:multiLevelType w:val="hybridMultilevel"/>
    <w:tmpl w:val="A33E33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BE72AE7"/>
    <w:multiLevelType w:val="hybridMultilevel"/>
    <w:tmpl w:val="34B8C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B97057"/>
    <w:multiLevelType w:val="hybridMultilevel"/>
    <w:tmpl w:val="FFFFFFFF"/>
    <w:lvl w:ilvl="0" w:tplc="0F268974">
      <w:start w:val="1"/>
      <w:numFmt w:val="bullet"/>
      <w:lvlText w:val="·"/>
      <w:lvlJc w:val="left"/>
      <w:pPr>
        <w:ind w:left="720" w:hanging="360"/>
      </w:pPr>
      <w:rPr>
        <w:rFonts w:ascii="Symbol" w:hAnsi="Symbol" w:hint="default"/>
      </w:rPr>
    </w:lvl>
    <w:lvl w:ilvl="1" w:tplc="BA9A519E">
      <w:start w:val="1"/>
      <w:numFmt w:val="bullet"/>
      <w:lvlText w:val="o"/>
      <w:lvlJc w:val="left"/>
      <w:pPr>
        <w:ind w:left="1440" w:hanging="360"/>
      </w:pPr>
      <w:rPr>
        <w:rFonts w:ascii="Courier New" w:hAnsi="Courier New" w:hint="default"/>
      </w:rPr>
    </w:lvl>
    <w:lvl w:ilvl="2" w:tplc="72F210DA">
      <w:start w:val="1"/>
      <w:numFmt w:val="bullet"/>
      <w:lvlText w:val=""/>
      <w:lvlJc w:val="left"/>
      <w:pPr>
        <w:ind w:left="2160" w:hanging="360"/>
      </w:pPr>
      <w:rPr>
        <w:rFonts w:ascii="Wingdings" w:hAnsi="Wingdings" w:hint="default"/>
      </w:rPr>
    </w:lvl>
    <w:lvl w:ilvl="3" w:tplc="DCB473A8">
      <w:start w:val="1"/>
      <w:numFmt w:val="bullet"/>
      <w:lvlText w:val=""/>
      <w:lvlJc w:val="left"/>
      <w:pPr>
        <w:ind w:left="2880" w:hanging="360"/>
      </w:pPr>
      <w:rPr>
        <w:rFonts w:ascii="Symbol" w:hAnsi="Symbol" w:hint="default"/>
      </w:rPr>
    </w:lvl>
    <w:lvl w:ilvl="4" w:tplc="5A0CD54C">
      <w:start w:val="1"/>
      <w:numFmt w:val="bullet"/>
      <w:lvlText w:val="o"/>
      <w:lvlJc w:val="left"/>
      <w:pPr>
        <w:ind w:left="3600" w:hanging="360"/>
      </w:pPr>
      <w:rPr>
        <w:rFonts w:ascii="Courier New" w:hAnsi="Courier New" w:hint="default"/>
      </w:rPr>
    </w:lvl>
    <w:lvl w:ilvl="5" w:tplc="750E39D8">
      <w:start w:val="1"/>
      <w:numFmt w:val="bullet"/>
      <w:lvlText w:val=""/>
      <w:lvlJc w:val="left"/>
      <w:pPr>
        <w:ind w:left="4320" w:hanging="360"/>
      </w:pPr>
      <w:rPr>
        <w:rFonts w:ascii="Wingdings" w:hAnsi="Wingdings" w:hint="default"/>
      </w:rPr>
    </w:lvl>
    <w:lvl w:ilvl="6" w:tplc="A1BE70AE">
      <w:start w:val="1"/>
      <w:numFmt w:val="bullet"/>
      <w:lvlText w:val=""/>
      <w:lvlJc w:val="left"/>
      <w:pPr>
        <w:ind w:left="5040" w:hanging="360"/>
      </w:pPr>
      <w:rPr>
        <w:rFonts w:ascii="Symbol" w:hAnsi="Symbol" w:hint="default"/>
      </w:rPr>
    </w:lvl>
    <w:lvl w:ilvl="7" w:tplc="583ED802">
      <w:start w:val="1"/>
      <w:numFmt w:val="bullet"/>
      <w:lvlText w:val="o"/>
      <w:lvlJc w:val="left"/>
      <w:pPr>
        <w:ind w:left="5760" w:hanging="360"/>
      </w:pPr>
      <w:rPr>
        <w:rFonts w:ascii="Courier New" w:hAnsi="Courier New" w:hint="default"/>
      </w:rPr>
    </w:lvl>
    <w:lvl w:ilvl="8" w:tplc="6614751A">
      <w:start w:val="1"/>
      <w:numFmt w:val="bullet"/>
      <w:lvlText w:val=""/>
      <w:lvlJc w:val="left"/>
      <w:pPr>
        <w:ind w:left="6480" w:hanging="360"/>
      </w:pPr>
      <w:rPr>
        <w:rFonts w:ascii="Wingdings" w:hAnsi="Wingdings" w:hint="default"/>
      </w:rPr>
    </w:lvl>
  </w:abstractNum>
  <w:num w:numId="1" w16cid:durableId="1029334505">
    <w:abstractNumId w:val="7"/>
  </w:num>
  <w:num w:numId="2" w16cid:durableId="132479489">
    <w:abstractNumId w:val="12"/>
  </w:num>
  <w:num w:numId="3" w16cid:durableId="2139301718">
    <w:abstractNumId w:val="6"/>
  </w:num>
  <w:num w:numId="4" w16cid:durableId="1499035593">
    <w:abstractNumId w:val="26"/>
  </w:num>
  <w:num w:numId="5" w16cid:durableId="459761474">
    <w:abstractNumId w:val="48"/>
  </w:num>
  <w:num w:numId="6" w16cid:durableId="1819492746">
    <w:abstractNumId w:val="47"/>
  </w:num>
  <w:num w:numId="7" w16cid:durableId="1445035687">
    <w:abstractNumId w:val="22"/>
  </w:num>
  <w:num w:numId="8" w16cid:durableId="683046675">
    <w:abstractNumId w:val="30"/>
  </w:num>
  <w:num w:numId="9" w16cid:durableId="193269571">
    <w:abstractNumId w:val="44"/>
  </w:num>
  <w:num w:numId="10" w16cid:durableId="780875809">
    <w:abstractNumId w:val="29"/>
  </w:num>
  <w:num w:numId="11" w16cid:durableId="1103647202">
    <w:abstractNumId w:val="4"/>
  </w:num>
  <w:num w:numId="12" w16cid:durableId="393090111">
    <w:abstractNumId w:val="32"/>
  </w:num>
  <w:num w:numId="13" w16cid:durableId="2075809159">
    <w:abstractNumId w:val="42"/>
  </w:num>
  <w:num w:numId="14" w16cid:durableId="1876624028">
    <w:abstractNumId w:val="19"/>
  </w:num>
  <w:num w:numId="15" w16cid:durableId="1004624959">
    <w:abstractNumId w:val="2"/>
  </w:num>
  <w:num w:numId="16" w16cid:durableId="349912686">
    <w:abstractNumId w:val="20"/>
  </w:num>
  <w:num w:numId="17" w16cid:durableId="1337920139">
    <w:abstractNumId w:val="28"/>
  </w:num>
  <w:num w:numId="18" w16cid:durableId="745612113">
    <w:abstractNumId w:val="5"/>
  </w:num>
  <w:num w:numId="19" w16cid:durableId="592930900">
    <w:abstractNumId w:val="25"/>
  </w:num>
  <w:num w:numId="20" w16cid:durableId="700783437">
    <w:abstractNumId w:val="21"/>
  </w:num>
  <w:num w:numId="21" w16cid:durableId="268895521">
    <w:abstractNumId w:val="16"/>
  </w:num>
  <w:num w:numId="22" w16cid:durableId="53504000">
    <w:abstractNumId w:val="43"/>
  </w:num>
  <w:num w:numId="23" w16cid:durableId="524251312">
    <w:abstractNumId w:val="36"/>
  </w:num>
  <w:num w:numId="24" w16cid:durableId="1829007539">
    <w:abstractNumId w:val="9"/>
  </w:num>
  <w:num w:numId="25" w16cid:durableId="1489710818">
    <w:abstractNumId w:val="18"/>
  </w:num>
  <w:num w:numId="26" w16cid:durableId="1443649944">
    <w:abstractNumId w:val="31"/>
  </w:num>
  <w:num w:numId="27" w16cid:durableId="1992055918">
    <w:abstractNumId w:val="40"/>
  </w:num>
  <w:num w:numId="28" w16cid:durableId="1978142606">
    <w:abstractNumId w:val="34"/>
  </w:num>
  <w:num w:numId="29" w16cid:durableId="1598101995">
    <w:abstractNumId w:val="11"/>
  </w:num>
  <w:num w:numId="30" w16cid:durableId="174199334">
    <w:abstractNumId w:val="10"/>
  </w:num>
  <w:num w:numId="31" w16cid:durableId="1790322403">
    <w:abstractNumId w:val="0"/>
  </w:num>
  <w:num w:numId="32" w16cid:durableId="332143969">
    <w:abstractNumId w:val="27"/>
  </w:num>
  <w:num w:numId="33" w16cid:durableId="1464496962">
    <w:abstractNumId w:val="3"/>
  </w:num>
  <w:num w:numId="34" w16cid:durableId="145167185">
    <w:abstractNumId w:val="39"/>
  </w:num>
  <w:num w:numId="35" w16cid:durableId="1339963025">
    <w:abstractNumId w:val="49"/>
  </w:num>
  <w:num w:numId="36" w16cid:durableId="561912231">
    <w:abstractNumId w:val="35"/>
  </w:num>
  <w:num w:numId="37" w16cid:durableId="1625379254">
    <w:abstractNumId w:val="41"/>
  </w:num>
  <w:num w:numId="38" w16cid:durableId="1748460210">
    <w:abstractNumId w:val="15"/>
  </w:num>
  <w:num w:numId="39" w16cid:durableId="519438341">
    <w:abstractNumId w:val="1"/>
  </w:num>
  <w:num w:numId="40" w16cid:durableId="1075469049">
    <w:abstractNumId w:val="45"/>
  </w:num>
  <w:num w:numId="41" w16cid:durableId="1076247836">
    <w:abstractNumId w:val="13"/>
  </w:num>
  <w:num w:numId="42" w16cid:durableId="441146940">
    <w:abstractNumId w:val="23"/>
  </w:num>
  <w:num w:numId="43" w16cid:durableId="1858811237">
    <w:abstractNumId w:val="46"/>
  </w:num>
  <w:num w:numId="44" w16cid:durableId="285477562">
    <w:abstractNumId w:val="24"/>
  </w:num>
  <w:num w:numId="45" w16cid:durableId="107313867">
    <w:abstractNumId w:val="17"/>
  </w:num>
  <w:num w:numId="46" w16cid:durableId="1744059247">
    <w:abstractNumId w:val="37"/>
  </w:num>
  <w:num w:numId="47" w16cid:durableId="1535003480">
    <w:abstractNumId w:val="8"/>
  </w:num>
  <w:num w:numId="48" w16cid:durableId="682628142">
    <w:abstractNumId w:val="38"/>
  </w:num>
  <w:num w:numId="49" w16cid:durableId="1651714670">
    <w:abstractNumId w:val="14"/>
  </w:num>
  <w:num w:numId="50" w16cid:durableId="55127660">
    <w:abstractNumId w:val="3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draic McDonagh">
    <w15:presenceInfo w15:providerId="None" w15:userId="Padraic McDona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 (Superscrip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xfefetlp555bexff050s2v0aaft5s2we09&quot;&gt;My EndNote Library&lt;record-ids&gt;&lt;item&gt;288&lt;/item&gt;&lt;item&gt;289&lt;/item&gt;&lt;item&gt;290&lt;/item&gt;&lt;item&gt;298&lt;/item&gt;&lt;item&gt;299&lt;/item&gt;&lt;item&gt;300&lt;/item&gt;&lt;item&gt;301&lt;/item&gt;&lt;item&gt;302&lt;/item&gt;&lt;item&gt;303&lt;/item&gt;&lt;item&gt;305&lt;/item&gt;&lt;item&gt;306&lt;/item&gt;&lt;item&gt;307&lt;/item&gt;&lt;item&gt;308&lt;/item&gt;&lt;item&gt;309&lt;/item&gt;&lt;item&gt;310&lt;/item&gt;&lt;item&gt;311&lt;/item&gt;&lt;/record-ids&gt;&lt;/item&gt;&lt;/Libraries&gt;"/>
  </w:docVars>
  <w:rsids>
    <w:rsidRoot w:val="0E42A443"/>
    <w:rsid w:val="00002E1B"/>
    <w:rsid w:val="00010BDF"/>
    <w:rsid w:val="00010F71"/>
    <w:rsid w:val="00011E60"/>
    <w:rsid w:val="000156CC"/>
    <w:rsid w:val="000178B2"/>
    <w:rsid w:val="00022D56"/>
    <w:rsid w:val="00040F9E"/>
    <w:rsid w:val="00043D1E"/>
    <w:rsid w:val="00044384"/>
    <w:rsid w:val="0004585C"/>
    <w:rsid w:val="00055C92"/>
    <w:rsid w:val="00061087"/>
    <w:rsid w:val="000633BB"/>
    <w:rsid w:val="00080E65"/>
    <w:rsid w:val="00082B9A"/>
    <w:rsid w:val="00082EB3"/>
    <w:rsid w:val="0008609A"/>
    <w:rsid w:val="000933AE"/>
    <w:rsid w:val="000943BC"/>
    <w:rsid w:val="00097147"/>
    <w:rsid w:val="0009780C"/>
    <w:rsid w:val="000A61A9"/>
    <w:rsid w:val="000B5717"/>
    <w:rsid w:val="000B763C"/>
    <w:rsid w:val="000C14BA"/>
    <w:rsid w:val="000D032B"/>
    <w:rsid w:val="000D469A"/>
    <w:rsid w:val="000E1EC1"/>
    <w:rsid w:val="000E7AA9"/>
    <w:rsid w:val="000E7E59"/>
    <w:rsid w:val="000F0984"/>
    <w:rsid w:val="001079A0"/>
    <w:rsid w:val="00107B7F"/>
    <w:rsid w:val="00111BC7"/>
    <w:rsid w:val="00113564"/>
    <w:rsid w:val="00116434"/>
    <w:rsid w:val="001235F8"/>
    <w:rsid w:val="00127EDD"/>
    <w:rsid w:val="0013084E"/>
    <w:rsid w:val="00133287"/>
    <w:rsid w:val="0013686D"/>
    <w:rsid w:val="00142A40"/>
    <w:rsid w:val="001444D7"/>
    <w:rsid w:val="001474DA"/>
    <w:rsid w:val="001516E6"/>
    <w:rsid w:val="001524CC"/>
    <w:rsid w:val="00157233"/>
    <w:rsid w:val="00161B0D"/>
    <w:rsid w:val="001627D4"/>
    <w:rsid w:val="00163B3F"/>
    <w:rsid w:val="0016507E"/>
    <w:rsid w:val="00171726"/>
    <w:rsid w:val="00173677"/>
    <w:rsid w:val="001737A1"/>
    <w:rsid w:val="00177966"/>
    <w:rsid w:val="00177CB3"/>
    <w:rsid w:val="00191285"/>
    <w:rsid w:val="001A1660"/>
    <w:rsid w:val="001A5B40"/>
    <w:rsid w:val="001A651C"/>
    <w:rsid w:val="001B09FE"/>
    <w:rsid w:val="001B41C4"/>
    <w:rsid w:val="001B4DCA"/>
    <w:rsid w:val="001C1A71"/>
    <w:rsid w:val="001D1070"/>
    <w:rsid w:val="001D2F9E"/>
    <w:rsid w:val="001E7690"/>
    <w:rsid w:val="001F018D"/>
    <w:rsid w:val="001F18D9"/>
    <w:rsid w:val="001F6924"/>
    <w:rsid w:val="00202739"/>
    <w:rsid w:val="00214F79"/>
    <w:rsid w:val="0022257D"/>
    <w:rsid w:val="00230F5D"/>
    <w:rsid w:val="00236063"/>
    <w:rsid w:val="002375C9"/>
    <w:rsid w:val="00243AD6"/>
    <w:rsid w:val="00247671"/>
    <w:rsid w:val="002504F3"/>
    <w:rsid w:val="0025084C"/>
    <w:rsid w:val="00251154"/>
    <w:rsid w:val="00261379"/>
    <w:rsid w:val="00261766"/>
    <w:rsid w:val="002725A5"/>
    <w:rsid w:val="002810AA"/>
    <w:rsid w:val="00282252"/>
    <w:rsid w:val="00292C8A"/>
    <w:rsid w:val="002A3F64"/>
    <w:rsid w:val="002A6F90"/>
    <w:rsid w:val="002B414E"/>
    <w:rsid w:val="002C22C7"/>
    <w:rsid w:val="002C4CF6"/>
    <w:rsid w:val="002C501F"/>
    <w:rsid w:val="002F7C4F"/>
    <w:rsid w:val="0030275D"/>
    <w:rsid w:val="00302E32"/>
    <w:rsid w:val="0030381C"/>
    <w:rsid w:val="00303ED3"/>
    <w:rsid w:val="00304905"/>
    <w:rsid w:val="0030641C"/>
    <w:rsid w:val="00306C35"/>
    <w:rsid w:val="00314934"/>
    <w:rsid w:val="00320853"/>
    <w:rsid w:val="003236A5"/>
    <w:rsid w:val="003258E2"/>
    <w:rsid w:val="00330F0A"/>
    <w:rsid w:val="00334CCE"/>
    <w:rsid w:val="00335270"/>
    <w:rsid w:val="00341415"/>
    <w:rsid w:val="0034148C"/>
    <w:rsid w:val="0034307E"/>
    <w:rsid w:val="00344B26"/>
    <w:rsid w:val="0034799A"/>
    <w:rsid w:val="00347F69"/>
    <w:rsid w:val="003547F7"/>
    <w:rsid w:val="00365329"/>
    <w:rsid w:val="003737CC"/>
    <w:rsid w:val="00381BA4"/>
    <w:rsid w:val="00382644"/>
    <w:rsid w:val="003831D8"/>
    <w:rsid w:val="00392C6B"/>
    <w:rsid w:val="003A5603"/>
    <w:rsid w:val="003B01A3"/>
    <w:rsid w:val="003B12A5"/>
    <w:rsid w:val="003C20EC"/>
    <w:rsid w:val="003CE752"/>
    <w:rsid w:val="003D51FC"/>
    <w:rsid w:val="003E517E"/>
    <w:rsid w:val="0040105C"/>
    <w:rsid w:val="00402522"/>
    <w:rsid w:val="00404121"/>
    <w:rsid w:val="004145C3"/>
    <w:rsid w:val="0041580C"/>
    <w:rsid w:val="0042490A"/>
    <w:rsid w:val="00454909"/>
    <w:rsid w:val="00475BB9"/>
    <w:rsid w:val="00475F8B"/>
    <w:rsid w:val="00480119"/>
    <w:rsid w:val="004806FD"/>
    <w:rsid w:val="00481020"/>
    <w:rsid w:val="00482A58"/>
    <w:rsid w:val="00490AAF"/>
    <w:rsid w:val="00495B29"/>
    <w:rsid w:val="004A0BA4"/>
    <w:rsid w:val="004B190C"/>
    <w:rsid w:val="004B5833"/>
    <w:rsid w:val="004B7A2F"/>
    <w:rsid w:val="004C6B91"/>
    <w:rsid w:val="004F6AA0"/>
    <w:rsid w:val="00504378"/>
    <w:rsid w:val="00512EAA"/>
    <w:rsid w:val="005179C0"/>
    <w:rsid w:val="00521EE5"/>
    <w:rsid w:val="00525BA7"/>
    <w:rsid w:val="005407B3"/>
    <w:rsid w:val="005408D2"/>
    <w:rsid w:val="00541CEF"/>
    <w:rsid w:val="0055187B"/>
    <w:rsid w:val="00555575"/>
    <w:rsid w:val="00557A6E"/>
    <w:rsid w:val="00572EC0"/>
    <w:rsid w:val="00576F53"/>
    <w:rsid w:val="00587EE2"/>
    <w:rsid w:val="00593470"/>
    <w:rsid w:val="005A27AC"/>
    <w:rsid w:val="005A3D3F"/>
    <w:rsid w:val="005A4D2A"/>
    <w:rsid w:val="005B5A56"/>
    <w:rsid w:val="005B7AE2"/>
    <w:rsid w:val="005C450E"/>
    <w:rsid w:val="005E6541"/>
    <w:rsid w:val="006051C3"/>
    <w:rsid w:val="0061125C"/>
    <w:rsid w:val="00611ECA"/>
    <w:rsid w:val="006146B5"/>
    <w:rsid w:val="0061563A"/>
    <w:rsid w:val="00620A53"/>
    <w:rsid w:val="00626A25"/>
    <w:rsid w:val="00630CA7"/>
    <w:rsid w:val="006473BD"/>
    <w:rsid w:val="0065681F"/>
    <w:rsid w:val="006623D4"/>
    <w:rsid w:val="00664AC4"/>
    <w:rsid w:val="0067013E"/>
    <w:rsid w:val="00670183"/>
    <w:rsid w:val="00670CAD"/>
    <w:rsid w:val="0067196C"/>
    <w:rsid w:val="006836DF"/>
    <w:rsid w:val="00684748"/>
    <w:rsid w:val="006964C0"/>
    <w:rsid w:val="006C3C60"/>
    <w:rsid w:val="006C3E17"/>
    <w:rsid w:val="006C44C2"/>
    <w:rsid w:val="006C4A0C"/>
    <w:rsid w:val="006C60F0"/>
    <w:rsid w:val="006D26C1"/>
    <w:rsid w:val="006D2974"/>
    <w:rsid w:val="006D4B59"/>
    <w:rsid w:val="006D5442"/>
    <w:rsid w:val="006E1E9B"/>
    <w:rsid w:val="006F31E3"/>
    <w:rsid w:val="006F4E6B"/>
    <w:rsid w:val="006F5D3E"/>
    <w:rsid w:val="00700729"/>
    <w:rsid w:val="00703AEE"/>
    <w:rsid w:val="00707F9E"/>
    <w:rsid w:val="007156B0"/>
    <w:rsid w:val="00721282"/>
    <w:rsid w:val="007359B5"/>
    <w:rsid w:val="007372E3"/>
    <w:rsid w:val="00744164"/>
    <w:rsid w:val="00747BAA"/>
    <w:rsid w:val="00756192"/>
    <w:rsid w:val="00757467"/>
    <w:rsid w:val="007771D6"/>
    <w:rsid w:val="007829F6"/>
    <w:rsid w:val="007941FC"/>
    <w:rsid w:val="00795090"/>
    <w:rsid w:val="007A1A69"/>
    <w:rsid w:val="007A766E"/>
    <w:rsid w:val="007B4118"/>
    <w:rsid w:val="007B6CC2"/>
    <w:rsid w:val="007B7470"/>
    <w:rsid w:val="007C6B2E"/>
    <w:rsid w:val="007D0281"/>
    <w:rsid w:val="007D28B8"/>
    <w:rsid w:val="007D7384"/>
    <w:rsid w:val="007E4052"/>
    <w:rsid w:val="0080510A"/>
    <w:rsid w:val="00807E8C"/>
    <w:rsid w:val="00810788"/>
    <w:rsid w:val="008116A9"/>
    <w:rsid w:val="008148D9"/>
    <w:rsid w:val="008157F6"/>
    <w:rsid w:val="00817EB0"/>
    <w:rsid w:val="00820C73"/>
    <w:rsid w:val="00822279"/>
    <w:rsid w:val="00826826"/>
    <w:rsid w:val="00827764"/>
    <w:rsid w:val="008306E4"/>
    <w:rsid w:val="00842F23"/>
    <w:rsid w:val="00850A77"/>
    <w:rsid w:val="00850BA7"/>
    <w:rsid w:val="0085180A"/>
    <w:rsid w:val="008518D0"/>
    <w:rsid w:val="0085314B"/>
    <w:rsid w:val="00864F29"/>
    <w:rsid w:val="00866E57"/>
    <w:rsid w:val="00880455"/>
    <w:rsid w:val="00886A06"/>
    <w:rsid w:val="00887CCF"/>
    <w:rsid w:val="008BF8BF"/>
    <w:rsid w:val="008C2381"/>
    <w:rsid w:val="008E048F"/>
    <w:rsid w:val="008E48C9"/>
    <w:rsid w:val="008E679E"/>
    <w:rsid w:val="008E74C3"/>
    <w:rsid w:val="008E779F"/>
    <w:rsid w:val="008F1B55"/>
    <w:rsid w:val="008F6CAA"/>
    <w:rsid w:val="00907070"/>
    <w:rsid w:val="0091101D"/>
    <w:rsid w:val="009146EF"/>
    <w:rsid w:val="00924802"/>
    <w:rsid w:val="00934FDC"/>
    <w:rsid w:val="009364EE"/>
    <w:rsid w:val="009415F5"/>
    <w:rsid w:val="009472F3"/>
    <w:rsid w:val="009528A5"/>
    <w:rsid w:val="009607F8"/>
    <w:rsid w:val="00962D73"/>
    <w:rsid w:val="00977663"/>
    <w:rsid w:val="00982EBB"/>
    <w:rsid w:val="00991480"/>
    <w:rsid w:val="00991EA1"/>
    <w:rsid w:val="009A6348"/>
    <w:rsid w:val="009A71AB"/>
    <w:rsid w:val="009B2A1B"/>
    <w:rsid w:val="009B4BC1"/>
    <w:rsid w:val="009B6ED1"/>
    <w:rsid w:val="009D0DB9"/>
    <w:rsid w:val="009D3AB3"/>
    <w:rsid w:val="009E104B"/>
    <w:rsid w:val="009E5DD8"/>
    <w:rsid w:val="009F2F55"/>
    <w:rsid w:val="009F703B"/>
    <w:rsid w:val="009F7DB2"/>
    <w:rsid w:val="00A01537"/>
    <w:rsid w:val="00A03765"/>
    <w:rsid w:val="00A110B9"/>
    <w:rsid w:val="00A13F5C"/>
    <w:rsid w:val="00A1475C"/>
    <w:rsid w:val="00A1508A"/>
    <w:rsid w:val="00A24940"/>
    <w:rsid w:val="00A320C1"/>
    <w:rsid w:val="00A50CD5"/>
    <w:rsid w:val="00A60AB2"/>
    <w:rsid w:val="00A708D2"/>
    <w:rsid w:val="00A72A37"/>
    <w:rsid w:val="00A74FD5"/>
    <w:rsid w:val="00A77749"/>
    <w:rsid w:val="00A77DAA"/>
    <w:rsid w:val="00A803F6"/>
    <w:rsid w:val="00A84EDE"/>
    <w:rsid w:val="00A97CD3"/>
    <w:rsid w:val="00AA02D3"/>
    <w:rsid w:val="00AA0A98"/>
    <w:rsid w:val="00AA2E41"/>
    <w:rsid w:val="00AA429F"/>
    <w:rsid w:val="00AA669E"/>
    <w:rsid w:val="00AA66F0"/>
    <w:rsid w:val="00AD240A"/>
    <w:rsid w:val="00AE0F78"/>
    <w:rsid w:val="00AE2EED"/>
    <w:rsid w:val="00AE8F30"/>
    <w:rsid w:val="00AF287C"/>
    <w:rsid w:val="00AF4803"/>
    <w:rsid w:val="00AF63FA"/>
    <w:rsid w:val="00AF6532"/>
    <w:rsid w:val="00AF70DB"/>
    <w:rsid w:val="00B034F6"/>
    <w:rsid w:val="00B05FE9"/>
    <w:rsid w:val="00B126C5"/>
    <w:rsid w:val="00B12797"/>
    <w:rsid w:val="00B152FF"/>
    <w:rsid w:val="00B200BF"/>
    <w:rsid w:val="00B236D9"/>
    <w:rsid w:val="00B24812"/>
    <w:rsid w:val="00B32512"/>
    <w:rsid w:val="00B35D39"/>
    <w:rsid w:val="00B438BB"/>
    <w:rsid w:val="00B46676"/>
    <w:rsid w:val="00B47475"/>
    <w:rsid w:val="00B52A18"/>
    <w:rsid w:val="00B57AAA"/>
    <w:rsid w:val="00B66754"/>
    <w:rsid w:val="00B7670F"/>
    <w:rsid w:val="00B829F2"/>
    <w:rsid w:val="00B84FD9"/>
    <w:rsid w:val="00B90985"/>
    <w:rsid w:val="00B94741"/>
    <w:rsid w:val="00BA258D"/>
    <w:rsid w:val="00BA2B04"/>
    <w:rsid w:val="00BA4A49"/>
    <w:rsid w:val="00BA7512"/>
    <w:rsid w:val="00BB38A9"/>
    <w:rsid w:val="00BC2EB9"/>
    <w:rsid w:val="00BC5728"/>
    <w:rsid w:val="00BD7739"/>
    <w:rsid w:val="00BE28C7"/>
    <w:rsid w:val="00BF4609"/>
    <w:rsid w:val="00BF46E0"/>
    <w:rsid w:val="00BF59D7"/>
    <w:rsid w:val="00C0749D"/>
    <w:rsid w:val="00C12854"/>
    <w:rsid w:val="00C24FE4"/>
    <w:rsid w:val="00C31457"/>
    <w:rsid w:val="00C34BF8"/>
    <w:rsid w:val="00C438C9"/>
    <w:rsid w:val="00C443AC"/>
    <w:rsid w:val="00C528A7"/>
    <w:rsid w:val="00C55E0F"/>
    <w:rsid w:val="00C567A1"/>
    <w:rsid w:val="00C6116A"/>
    <w:rsid w:val="00C673F6"/>
    <w:rsid w:val="00C72916"/>
    <w:rsid w:val="00C7410E"/>
    <w:rsid w:val="00C80746"/>
    <w:rsid w:val="00C833B5"/>
    <w:rsid w:val="00C910AA"/>
    <w:rsid w:val="00C91561"/>
    <w:rsid w:val="00C92D08"/>
    <w:rsid w:val="00CA27CB"/>
    <w:rsid w:val="00CA34B5"/>
    <w:rsid w:val="00CA6FC6"/>
    <w:rsid w:val="00CB0950"/>
    <w:rsid w:val="00CB7E24"/>
    <w:rsid w:val="00CC5122"/>
    <w:rsid w:val="00CD4163"/>
    <w:rsid w:val="00CD554E"/>
    <w:rsid w:val="00CD5598"/>
    <w:rsid w:val="00CE06E7"/>
    <w:rsid w:val="00CE541A"/>
    <w:rsid w:val="00CF681D"/>
    <w:rsid w:val="00D05E29"/>
    <w:rsid w:val="00D155BD"/>
    <w:rsid w:val="00D1EBCD"/>
    <w:rsid w:val="00D2437C"/>
    <w:rsid w:val="00D25FE1"/>
    <w:rsid w:val="00D2763B"/>
    <w:rsid w:val="00D3319C"/>
    <w:rsid w:val="00D365F3"/>
    <w:rsid w:val="00D37573"/>
    <w:rsid w:val="00D46F42"/>
    <w:rsid w:val="00D5681B"/>
    <w:rsid w:val="00D625D2"/>
    <w:rsid w:val="00D82396"/>
    <w:rsid w:val="00D84905"/>
    <w:rsid w:val="00D8649E"/>
    <w:rsid w:val="00D871DA"/>
    <w:rsid w:val="00D9204D"/>
    <w:rsid w:val="00D96CAE"/>
    <w:rsid w:val="00DA64CD"/>
    <w:rsid w:val="00DC0FA4"/>
    <w:rsid w:val="00DC1090"/>
    <w:rsid w:val="00DC2743"/>
    <w:rsid w:val="00DC4C40"/>
    <w:rsid w:val="00DD144F"/>
    <w:rsid w:val="00DD7A19"/>
    <w:rsid w:val="00DE2959"/>
    <w:rsid w:val="00DF4CA5"/>
    <w:rsid w:val="00E0498F"/>
    <w:rsid w:val="00E13452"/>
    <w:rsid w:val="00E1613F"/>
    <w:rsid w:val="00E23AAF"/>
    <w:rsid w:val="00E2707A"/>
    <w:rsid w:val="00E32A54"/>
    <w:rsid w:val="00E334F8"/>
    <w:rsid w:val="00E33A4A"/>
    <w:rsid w:val="00E3584C"/>
    <w:rsid w:val="00E44A44"/>
    <w:rsid w:val="00E478C3"/>
    <w:rsid w:val="00E51028"/>
    <w:rsid w:val="00E514B1"/>
    <w:rsid w:val="00E73B35"/>
    <w:rsid w:val="00E84A07"/>
    <w:rsid w:val="00EA120E"/>
    <w:rsid w:val="00EA31A5"/>
    <w:rsid w:val="00EB35A4"/>
    <w:rsid w:val="00EC0B66"/>
    <w:rsid w:val="00EC47DF"/>
    <w:rsid w:val="00EC7B60"/>
    <w:rsid w:val="00ED0FDB"/>
    <w:rsid w:val="00ED314D"/>
    <w:rsid w:val="00ED62BD"/>
    <w:rsid w:val="00F03D33"/>
    <w:rsid w:val="00F0547C"/>
    <w:rsid w:val="00F11DE4"/>
    <w:rsid w:val="00F13519"/>
    <w:rsid w:val="00F23592"/>
    <w:rsid w:val="00F23989"/>
    <w:rsid w:val="00F25A88"/>
    <w:rsid w:val="00F31637"/>
    <w:rsid w:val="00F3327F"/>
    <w:rsid w:val="00F3367A"/>
    <w:rsid w:val="00F34312"/>
    <w:rsid w:val="00F402CC"/>
    <w:rsid w:val="00F40B0A"/>
    <w:rsid w:val="00F4308B"/>
    <w:rsid w:val="00F43A40"/>
    <w:rsid w:val="00F44066"/>
    <w:rsid w:val="00F50CE9"/>
    <w:rsid w:val="00F51702"/>
    <w:rsid w:val="00F53303"/>
    <w:rsid w:val="00F61BE6"/>
    <w:rsid w:val="00F62FA9"/>
    <w:rsid w:val="00F65572"/>
    <w:rsid w:val="00F66A43"/>
    <w:rsid w:val="00F71098"/>
    <w:rsid w:val="00F769AB"/>
    <w:rsid w:val="00F86404"/>
    <w:rsid w:val="00F8732C"/>
    <w:rsid w:val="00F877BD"/>
    <w:rsid w:val="00F903B9"/>
    <w:rsid w:val="00F90428"/>
    <w:rsid w:val="00F904F2"/>
    <w:rsid w:val="00F93BB7"/>
    <w:rsid w:val="00FA1D1D"/>
    <w:rsid w:val="00FA3371"/>
    <w:rsid w:val="00FA3E67"/>
    <w:rsid w:val="00FB3224"/>
    <w:rsid w:val="00FB42AC"/>
    <w:rsid w:val="00FB4693"/>
    <w:rsid w:val="00FB5B68"/>
    <w:rsid w:val="00FB5E40"/>
    <w:rsid w:val="00FC5010"/>
    <w:rsid w:val="00FD4F94"/>
    <w:rsid w:val="00FD559F"/>
    <w:rsid w:val="00FE1C35"/>
    <w:rsid w:val="00FE2B45"/>
    <w:rsid w:val="00FE464A"/>
    <w:rsid w:val="00FE4F1F"/>
    <w:rsid w:val="00FE7547"/>
    <w:rsid w:val="00FF03E0"/>
    <w:rsid w:val="012F4884"/>
    <w:rsid w:val="012F56E2"/>
    <w:rsid w:val="0148677F"/>
    <w:rsid w:val="017029A2"/>
    <w:rsid w:val="017266BF"/>
    <w:rsid w:val="0186F78C"/>
    <w:rsid w:val="018B008E"/>
    <w:rsid w:val="018C7957"/>
    <w:rsid w:val="01AABE12"/>
    <w:rsid w:val="01ADE540"/>
    <w:rsid w:val="01D7757C"/>
    <w:rsid w:val="02202578"/>
    <w:rsid w:val="0233CE60"/>
    <w:rsid w:val="02358E4D"/>
    <w:rsid w:val="0240976E"/>
    <w:rsid w:val="0284055E"/>
    <w:rsid w:val="02B66474"/>
    <w:rsid w:val="02B9329C"/>
    <w:rsid w:val="02BE69E1"/>
    <w:rsid w:val="02D7ADE9"/>
    <w:rsid w:val="02F07C37"/>
    <w:rsid w:val="0303E621"/>
    <w:rsid w:val="0318F979"/>
    <w:rsid w:val="03673552"/>
    <w:rsid w:val="03B1DD44"/>
    <w:rsid w:val="03CC7793"/>
    <w:rsid w:val="03DAB375"/>
    <w:rsid w:val="03ECD85D"/>
    <w:rsid w:val="03F93CAB"/>
    <w:rsid w:val="04211F64"/>
    <w:rsid w:val="042BF7A5"/>
    <w:rsid w:val="044CEFE7"/>
    <w:rsid w:val="047F99B5"/>
    <w:rsid w:val="04B7F108"/>
    <w:rsid w:val="04D0431C"/>
    <w:rsid w:val="05091B76"/>
    <w:rsid w:val="051408D3"/>
    <w:rsid w:val="054969AE"/>
    <w:rsid w:val="054F732B"/>
    <w:rsid w:val="05657AD5"/>
    <w:rsid w:val="056BB81E"/>
    <w:rsid w:val="05B06611"/>
    <w:rsid w:val="0609FBBB"/>
    <w:rsid w:val="06114BE8"/>
    <w:rsid w:val="0614D7D6"/>
    <w:rsid w:val="0635F339"/>
    <w:rsid w:val="063D42B3"/>
    <w:rsid w:val="0645406A"/>
    <w:rsid w:val="065C5E7B"/>
    <w:rsid w:val="067AB757"/>
    <w:rsid w:val="069839D6"/>
    <w:rsid w:val="06E9195F"/>
    <w:rsid w:val="074BE512"/>
    <w:rsid w:val="07650F2B"/>
    <w:rsid w:val="07869EF9"/>
    <w:rsid w:val="07D4F560"/>
    <w:rsid w:val="0808BB1A"/>
    <w:rsid w:val="087DE05E"/>
    <w:rsid w:val="08C3C025"/>
    <w:rsid w:val="093E9509"/>
    <w:rsid w:val="096D28C0"/>
    <w:rsid w:val="09F78C71"/>
    <w:rsid w:val="0A24F8C2"/>
    <w:rsid w:val="0A36566F"/>
    <w:rsid w:val="0A45377D"/>
    <w:rsid w:val="0AF99F0B"/>
    <w:rsid w:val="0AFB6573"/>
    <w:rsid w:val="0AFCD1CC"/>
    <w:rsid w:val="0B29C378"/>
    <w:rsid w:val="0B2FEC44"/>
    <w:rsid w:val="0B6FF59D"/>
    <w:rsid w:val="0B7A8E84"/>
    <w:rsid w:val="0B9AC810"/>
    <w:rsid w:val="0BF0EF3E"/>
    <w:rsid w:val="0C2D855F"/>
    <w:rsid w:val="0C4D09BE"/>
    <w:rsid w:val="0C5A059D"/>
    <w:rsid w:val="0C5E0C44"/>
    <w:rsid w:val="0C6DB033"/>
    <w:rsid w:val="0C7EEF3D"/>
    <w:rsid w:val="0C8BD314"/>
    <w:rsid w:val="0CD4DFD4"/>
    <w:rsid w:val="0CFE00D1"/>
    <w:rsid w:val="0D062A12"/>
    <w:rsid w:val="0D136A88"/>
    <w:rsid w:val="0D390B81"/>
    <w:rsid w:val="0D56CDE0"/>
    <w:rsid w:val="0DB0D37C"/>
    <w:rsid w:val="0DC8F427"/>
    <w:rsid w:val="0DD1DDCC"/>
    <w:rsid w:val="0DD9E012"/>
    <w:rsid w:val="0DF5D493"/>
    <w:rsid w:val="0E35D1DB"/>
    <w:rsid w:val="0E42A443"/>
    <w:rsid w:val="0E5D6926"/>
    <w:rsid w:val="0E5DFD05"/>
    <w:rsid w:val="0E79E4BF"/>
    <w:rsid w:val="0EE82607"/>
    <w:rsid w:val="0EEFBF14"/>
    <w:rsid w:val="0EF6BEAA"/>
    <w:rsid w:val="0EFCF060"/>
    <w:rsid w:val="0F0485C0"/>
    <w:rsid w:val="0F084FF9"/>
    <w:rsid w:val="0F0B60FC"/>
    <w:rsid w:val="0F373973"/>
    <w:rsid w:val="0F8BE104"/>
    <w:rsid w:val="102BB554"/>
    <w:rsid w:val="10B5B0F4"/>
    <w:rsid w:val="113642C4"/>
    <w:rsid w:val="11636866"/>
    <w:rsid w:val="119DFD6D"/>
    <w:rsid w:val="12448347"/>
    <w:rsid w:val="12745A5D"/>
    <w:rsid w:val="129701E1"/>
    <w:rsid w:val="12DD3258"/>
    <w:rsid w:val="12FB2F82"/>
    <w:rsid w:val="12FBF996"/>
    <w:rsid w:val="134049D2"/>
    <w:rsid w:val="139C7395"/>
    <w:rsid w:val="13C298BF"/>
    <w:rsid w:val="1418B959"/>
    <w:rsid w:val="1423A482"/>
    <w:rsid w:val="144C7072"/>
    <w:rsid w:val="14A1D8EA"/>
    <w:rsid w:val="14B4EC75"/>
    <w:rsid w:val="14C1BCF1"/>
    <w:rsid w:val="14CD3E89"/>
    <w:rsid w:val="14D017A8"/>
    <w:rsid w:val="14EFCBCA"/>
    <w:rsid w:val="14F0E0DF"/>
    <w:rsid w:val="14FF9C79"/>
    <w:rsid w:val="1566002E"/>
    <w:rsid w:val="156F2E27"/>
    <w:rsid w:val="15A1D710"/>
    <w:rsid w:val="15D467A5"/>
    <w:rsid w:val="15E07B86"/>
    <w:rsid w:val="163304D1"/>
    <w:rsid w:val="163C692F"/>
    <w:rsid w:val="1679A582"/>
    <w:rsid w:val="16AC9DCC"/>
    <w:rsid w:val="16FCC937"/>
    <w:rsid w:val="16FFD3BF"/>
    <w:rsid w:val="174295E9"/>
    <w:rsid w:val="1757DDFB"/>
    <w:rsid w:val="177E818E"/>
    <w:rsid w:val="180F7603"/>
    <w:rsid w:val="18305536"/>
    <w:rsid w:val="187F65AD"/>
    <w:rsid w:val="189A8FED"/>
    <w:rsid w:val="189DA0F0"/>
    <w:rsid w:val="18AF8C4E"/>
    <w:rsid w:val="18D1FB68"/>
    <w:rsid w:val="18FBFF8E"/>
    <w:rsid w:val="1920DBF8"/>
    <w:rsid w:val="1924A159"/>
    <w:rsid w:val="1934A2A8"/>
    <w:rsid w:val="19CB0FB6"/>
    <w:rsid w:val="1A75CA7B"/>
    <w:rsid w:val="1A762E80"/>
    <w:rsid w:val="1A822DCE"/>
    <w:rsid w:val="1A90E968"/>
    <w:rsid w:val="1AA9CE94"/>
    <w:rsid w:val="1ACD526F"/>
    <w:rsid w:val="1AD8541A"/>
    <w:rsid w:val="1B22C3D1"/>
    <w:rsid w:val="1B30C71A"/>
    <w:rsid w:val="1B35CFEB"/>
    <w:rsid w:val="1B5834F6"/>
    <w:rsid w:val="1B6BF4EB"/>
    <w:rsid w:val="1BC1360C"/>
    <w:rsid w:val="1BCE2B3E"/>
    <w:rsid w:val="1C1021FA"/>
    <w:rsid w:val="1C93368D"/>
    <w:rsid w:val="1CA96992"/>
    <w:rsid w:val="1CC0E424"/>
    <w:rsid w:val="1CD0ED99"/>
    <w:rsid w:val="1CDF6956"/>
    <w:rsid w:val="1CFD53A3"/>
    <w:rsid w:val="1D9C2F6B"/>
    <w:rsid w:val="1DB0DA53"/>
    <w:rsid w:val="1DCA778D"/>
    <w:rsid w:val="1DF3CAA6"/>
    <w:rsid w:val="1DF76F8A"/>
    <w:rsid w:val="1DF8A8A6"/>
    <w:rsid w:val="1E428D7E"/>
    <w:rsid w:val="1E860AB1"/>
    <w:rsid w:val="1F3A020B"/>
    <w:rsid w:val="1F507A86"/>
    <w:rsid w:val="1FB33FA5"/>
    <w:rsid w:val="1FE7FAC0"/>
    <w:rsid w:val="1FF634F4"/>
    <w:rsid w:val="1FFDE1BB"/>
    <w:rsid w:val="20196472"/>
    <w:rsid w:val="2046EDF2"/>
    <w:rsid w:val="20551E41"/>
    <w:rsid w:val="206AC561"/>
    <w:rsid w:val="208E261B"/>
    <w:rsid w:val="20A21502"/>
    <w:rsid w:val="20A61F88"/>
    <w:rsid w:val="214206F3"/>
    <w:rsid w:val="2175A14D"/>
    <w:rsid w:val="219071BE"/>
    <w:rsid w:val="21941FEB"/>
    <w:rsid w:val="21A6FF85"/>
    <w:rsid w:val="21C87E13"/>
    <w:rsid w:val="21D87F62"/>
    <w:rsid w:val="2218C220"/>
    <w:rsid w:val="226577C8"/>
    <w:rsid w:val="228EA092"/>
    <w:rsid w:val="22921737"/>
    <w:rsid w:val="229B3CDA"/>
    <w:rsid w:val="22C0D973"/>
    <w:rsid w:val="22E9CB68"/>
    <w:rsid w:val="22EAE067"/>
    <w:rsid w:val="22FC138A"/>
    <w:rsid w:val="23001A31"/>
    <w:rsid w:val="230DEFBE"/>
    <w:rsid w:val="23119E04"/>
    <w:rsid w:val="238102BF"/>
    <w:rsid w:val="2384C14C"/>
    <w:rsid w:val="239901AC"/>
    <w:rsid w:val="23A5FAA7"/>
    <w:rsid w:val="23B19D29"/>
    <w:rsid w:val="23C7AFC6"/>
    <w:rsid w:val="23DBA59B"/>
    <w:rsid w:val="23EC8716"/>
    <w:rsid w:val="24259F93"/>
    <w:rsid w:val="2431979D"/>
    <w:rsid w:val="24630C2A"/>
    <w:rsid w:val="24941432"/>
    <w:rsid w:val="2496CB26"/>
    <w:rsid w:val="24A0C61A"/>
    <w:rsid w:val="24B5DB47"/>
    <w:rsid w:val="24C2A532"/>
    <w:rsid w:val="24D4168A"/>
    <w:rsid w:val="251E8079"/>
    <w:rsid w:val="25503011"/>
    <w:rsid w:val="25548B2E"/>
    <w:rsid w:val="25CD67FE"/>
    <w:rsid w:val="25D62C78"/>
    <w:rsid w:val="25DE3E2E"/>
    <w:rsid w:val="25E20A7A"/>
    <w:rsid w:val="26A43C64"/>
    <w:rsid w:val="26B453DE"/>
    <w:rsid w:val="26D8BB4F"/>
    <w:rsid w:val="271C084F"/>
    <w:rsid w:val="2735D2E9"/>
    <w:rsid w:val="2769385F"/>
    <w:rsid w:val="277F9AAF"/>
    <w:rsid w:val="279D9A77"/>
    <w:rsid w:val="27ACCB02"/>
    <w:rsid w:val="27E16A43"/>
    <w:rsid w:val="2829E458"/>
    <w:rsid w:val="2843E94A"/>
    <w:rsid w:val="28536D12"/>
    <w:rsid w:val="2860585F"/>
    <w:rsid w:val="28DB890E"/>
    <w:rsid w:val="290B65BD"/>
    <w:rsid w:val="2977F5E3"/>
    <w:rsid w:val="29949106"/>
    <w:rsid w:val="2A18B9B8"/>
    <w:rsid w:val="2A37FDA0"/>
    <w:rsid w:val="2B09B217"/>
    <w:rsid w:val="2B27D1A7"/>
    <w:rsid w:val="2B409462"/>
    <w:rsid w:val="2B55E725"/>
    <w:rsid w:val="2B6B0637"/>
    <w:rsid w:val="2B8F57D6"/>
    <w:rsid w:val="2B989728"/>
    <w:rsid w:val="2BA6DD5F"/>
    <w:rsid w:val="2BC45F2B"/>
    <w:rsid w:val="2C4E5450"/>
    <w:rsid w:val="2CA58278"/>
    <w:rsid w:val="2CE59907"/>
    <w:rsid w:val="2D346789"/>
    <w:rsid w:val="2D63CFDE"/>
    <w:rsid w:val="2DB99318"/>
    <w:rsid w:val="2DFAED06"/>
    <w:rsid w:val="2E22E670"/>
    <w:rsid w:val="2EA27428"/>
    <w:rsid w:val="2EB2EAB0"/>
    <w:rsid w:val="2EC403B5"/>
    <w:rsid w:val="2ED8700F"/>
    <w:rsid w:val="2F27FAD5"/>
    <w:rsid w:val="2F3E9363"/>
    <w:rsid w:val="2F445241"/>
    <w:rsid w:val="2FC6FAF7"/>
    <w:rsid w:val="2FD6E284"/>
    <w:rsid w:val="2FD72B67"/>
    <w:rsid w:val="301B7F64"/>
    <w:rsid w:val="302060B4"/>
    <w:rsid w:val="30589460"/>
    <w:rsid w:val="30670D92"/>
    <w:rsid w:val="3072A1BB"/>
    <w:rsid w:val="30DA23E7"/>
    <w:rsid w:val="30E02BD4"/>
    <w:rsid w:val="30EB544D"/>
    <w:rsid w:val="30EBAB7B"/>
    <w:rsid w:val="31278467"/>
    <w:rsid w:val="313ABA47"/>
    <w:rsid w:val="314DA17E"/>
    <w:rsid w:val="315FE8B6"/>
    <w:rsid w:val="318559A5"/>
    <w:rsid w:val="319E1185"/>
    <w:rsid w:val="31AC46A4"/>
    <w:rsid w:val="32002200"/>
    <w:rsid w:val="3215964F"/>
    <w:rsid w:val="325C84C9"/>
    <w:rsid w:val="3275F448"/>
    <w:rsid w:val="32B37502"/>
    <w:rsid w:val="32B47DAA"/>
    <w:rsid w:val="32B738BB"/>
    <w:rsid w:val="32C6235F"/>
    <w:rsid w:val="32D1C859"/>
    <w:rsid w:val="32D5DA23"/>
    <w:rsid w:val="32D68AA8"/>
    <w:rsid w:val="32DEAC1C"/>
    <w:rsid w:val="338C767C"/>
    <w:rsid w:val="339A919B"/>
    <w:rsid w:val="33B1F390"/>
    <w:rsid w:val="33E21840"/>
    <w:rsid w:val="340DFA19"/>
    <w:rsid w:val="34198B88"/>
    <w:rsid w:val="34315306"/>
    <w:rsid w:val="34403DD8"/>
    <w:rsid w:val="3448F641"/>
    <w:rsid w:val="355AF0AB"/>
    <w:rsid w:val="35BA6477"/>
    <w:rsid w:val="35C6002A"/>
    <w:rsid w:val="35E1CD2D"/>
    <w:rsid w:val="36409279"/>
    <w:rsid w:val="36B8D67C"/>
    <w:rsid w:val="36C7DC5F"/>
    <w:rsid w:val="36E9D1BB"/>
    <w:rsid w:val="36F3BF33"/>
    <w:rsid w:val="3708F792"/>
    <w:rsid w:val="373FFF35"/>
    <w:rsid w:val="37422D95"/>
    <w:rsid w:val="375634D8"/>
    <w:rsid w:val="3759023A"/>
    <w:rsid w:val="37628DC8"/>
    <w:rsid w:val="377709FC"/>
    <w:rsid w:val="37C818E9"/>
    <w:rsid w:val="37CCE305"/>
    <w:rsid w:val="37E76769"/>
    <w:rsid w:val="37F1E4A5"/>
    <w:rsid w:val="37F4B83F"/>
    <w:rsid w:val="380C4966"/>
    <w:rsid w:val="380FEF05"/>
    <w:rsid w:val="38576A17"/>
    <w:rsid w:val="387D8A74"/>
    <w:rsid w:val="387FFD5E"/>
    <w:rsid w:val="38813AD2"/>
    <w:rsid w:val="388DFBFD"/>
    <w:rsid w:val="389C417C"/>
    <w:rsid w:val="38AC13D9"/>
    <w:rsid w:val="38E19E0D"/>
    <w:rsid w:val="39765E4B"/>
    <w:rsid w:val="3A67034D"/>
    <w:rsid w:val="3AAF7F5C"/>
    <w:rsid w:val="3AC0D3AF"/>
    <w:rsid w:val="3AFDA0AA"/>
    <w:rsid w:val="3B3E8CE9"/>
    <w:rsid w:val="3B4DF353"/>
    <w:rsid w:val="3B62AEB4"/>
    <w:rsid w:val="3BF3C931"/>
    <w:rsid w:val="3BF60D36"/>
    <w:rsid w:val="3C3C4ED9"/>
    <w:rsid w:val="3C51DED3"/>
    <w:rsid w:val="3C53AFD3"/>
    <w:rsid w:val="3C72EB84"/>
    <w:rsid w:val="3CBAF532"/>
    <w:rsid w:val="3CDCDEFB"/>
    <w:rsid w:val="3D7B561C"/>
    <w:rsid w:val="3E134677"/>
    <w:rsid w:val="3E1F48EC"/>
    <w:rsid w:val="3E257183"/>
    <w:rsid w:val="3E432C6C"/>
    <w:rsid w:val="3E5F3182"/>
    <w:rsid w:val="3E67E731"/>
    <w:rsid w:val="3E7D83B9"/>
    <w:rsid w:val="3EC17EB3"/>
    <w:rsid w:val="3EC27722"/>
    <w:rsid w:val="3ED9908D"/>
    <w:rsid w:val="3EFD98C6"/>
    <w:rsid w:val="3FA6F795"/>
    <w:rsid w:val="3FFC6A8C"/>
    <w:rsid w:val="4063299F"/>
    <w:rsid w:val="406C33EE"/>
    <w:rsid w:val="40FF3848"/>
    <w:rsid w:val="41015CC3"/>
    <w:rsid w:val="41066ECC"/>
    <w:rsid w:val="413BAB34"/>
    <w:rsid w:val="41561F65"/>
    <w:rsid w:val="415E7FF0"/>
    <w:rsid w:val="41A13EEB"/>
    <w:rsid w:val="41A1ECFE"/>
    <w:rsid w:val="41A7A4C4"/>
    <w:rsid w:val="420ABB5C"/>
    <w:rsid w:val="421FE618"/>
    <w:rsid w:val="422B6B84"/>
    <w:rsid w:val="42659D4F"/>
    <w:rsid w:val="429ED1E7"/>
    <w:rsid w:val="42D4EBDF"/>
    <w:rsid w:val="4307DAF7"/>
    <w:rsid w:val="431896C8"/>
    <w:rsid w:val="43283E08"/>
    <w:rsid w:val="433D428D"/>
    <w:rsid w:val="437BCA5D"/>
    <w:rsid w:val="437FDB05"/>
    <w:rsid w:val="43812576"/>
    <w:rsid w:val="43C72425"/>
    <w:rsid w:val="43DF1D92"/>
    <w:rsid w:val="4467DE2E"/>
    <w:rsid w:val="446D1BA6"/>
    <w:rsid w:val="44BDCB15"/>
    <w:rsid w:val="44C968CA"/>
    <w:rsid w:val="44D0CD36"/>
    <w:rsid w:val="44E2080D"/>
    <w:rsid w:val="44E81877"/>
    <w:rsid w:val="45381D2D"/>
    <w:rsid w:val="454F40D7"/>
    <w:rsid w:val="4571A155"/>
    <w:rsid w:val="45764A0C"/>
    <w:rsid w:val="457C0C83"/>
    <w:rsid w:val="45C1D057"/>
    <w:rsid w:val="462089FF"/>
    <w:rsid w:val="46548CAD"/>
    <w:rsid w:val="4663821C"/>
    <w:rsid w:val="468EA06D"/>
    <w:rsid w:val="4696A5DA"/>
    <w:rsid w:val="46F90CCD"/>
    <w:rsid w:val="475E1085"/>
    <w:rsid w:val="476CB45F"/>
    <w:rsid w:val="47810172"/>
    <w:rsid w:val="47971AB5"/>
    <w:rsid w:val="47A63ACF"/>
    <w:rsid w:val="47A80AA7"/>
    <w:rsid w:val="47D1CA63"/>
    <w:rsid w:val="47F01E2C"/>
    <w:rsid w:val="481D292A"/>
    <w:rsid w:val="4852C1BC"/>
    <w:rsid w:val="4867C85C"/>
    <w:rsid w:val="48A1D045"/>
    <w:rsid w:val="48B1CD98"/>
    <w:rsid w:val="48F9E0E6"/>
    <w:rsid w:val="49129C5A"/>
    <w:rsid w:val="491E3394"/>
    <w:rsid w:val="49376872"/>
    <w:rsid w:val="49986FD5"/>
    <w:rsid w:val="49B4FA98"/>
    <w:rsid w:val="49C38A3B"/>
    <w:rsid w:val="49F1A339"/>
    <w:rsid w:val="4A043842"/>
    <w:rsid w:val="4A06DA1F"/>
    <w:rsid w:val="4A15B716"/>
    <w:rsid w:val="4A32D89E"/>
    <w:rsid w:val="4A43A61F"/>
    <w:rsid w:val="4A7B98CB"/>
    <w:rsid w:val="4ADFAB69"/>
    <w:rsid w:val="4B29419F"/>
    <w:rsid w:val="4B54C708"/>
    <w:rsid w:val="4B66BCFE"/>
    <w:rsid w:val="4BBD2195"/>
    <w:rsid w:val="4BC540D8"/>
    <w:rsid w:val="4BD17797"/>
    <w:rsid w:val="4BE071EC"/>
    <w:rsid w:val="4C1B7932"/>
    <w:rsid w:val="4C3CA445"/>
    <w:rsid w:val="4C673CFC"/>
    <w:rsid w:val="4C9D2B0E"/>
    <w:rsid w:val="4CA0402E"/>
    <w:rsid w:val="4CAF6C2C"/>
    <w:rsid w:val="4CD22C28"/>
    <w:rsid w:val="4CEC9B5A"/>
    <w:rsid w:val="4D409A5D"/>
    <w:rsid w:val="4D55367A"/>
    <w:rsid w:val="4D655BDD"/>
    <w:rsid w:val="4E0AF062"/>
    <w:rsid w:val="4E169F83"/>
    <w:rsid w:val="4E4E3255"/>
    <w:rsid w:val="4E50D81D"/>
    <w:rsid w:val="4E75D260"/>
    <w:rsid w:val="4F044821"/>
    <w:rsid w:val="4F051222"/>
    <w:rsid w:val="4F15727F"/>
    <w:rsid w:val="4F5F48A6"/>
    <w:rsid w:val="4F733A04"/>
    <w:rsid w:val="4F810282"/>
    <w:rsid w:val="5012F991"/>
    <w:rsid w:val="5019B72C"/>
    <w:rsid w:val="503E1F7F"/>
    <w:rsid w:val="5067DFC1"/>
    <w:rsid w:val="507A98FF"/>
    <w:rsid w:val="5088F1C5"/>
    <w:rsid w:val="509EDFAD"/>
    <w:rsid w:val="50C67E69"/>
    <w:rsid w:val="5120B233"/>
    <w:rsid w:val="519170F9"/>
    <w:rsid w:val="5196E545"/>
    <w:rsid w:val="51C5E7EA"/>
    <w:rsid w:val="51CFDCE9"/>
    <w:rsid w:val="51E80389"/>
    <w:rsid w:val="52247AE0"/>
    <w:rsid w:val="5224C226"/>
    <w:rsid w:val="5243C50E"/>
    <w:rsid w:val="52620144"/>
    <w:rsid w:val="52A01DD9"/>
    <w:rsid w:val="52BEA596"/>
    <w:rsid w:val="52F69DC4"/>
    <w:rsid w:val="52F74044"/>
    <w:rsid w:val="532D415A"/>
    <w:rsid w:val="53583829"/>
    <w:rsid w:val="535AD90B"/>
    <w:rsid w:val="5371EB89"/>
    <w:rsid w:val="537BB48E"/>
    <w:rsid w:val="5397F5BB"/>
    <w:rsid w:val="53A69928"/>
    <w:rsid w:val="53B62E5A"/>
    <w:rsid w:val="53C62511"/>
    <w:rsid w:val="53D3895B"/>
    <w:rsid w:val="53D693B6"/>
    <w:rsid w:val="54116A5C"/>
    <w:rsid w:val="54434448"/>
    <w:rsid w:val="545A75F7"/>
    <w:rsid w:val="545F7133"/>
    <w:rsid w:val="5534D893"/>
    <w:rsid w:val="55662EEA"/>
    <w:rsid w:val="55ABA442"/>
    <w:rsid w:val="55BC3FED"/>
    <w:rsid w:val="5600E481"/>
    <w:rsid w:val="560247BB"/>
    <w:rsid w:val="5620CCED"/>
    <w:rsid w:val="5620FD4A"/>
    <w:rsid w:val="5658C2ED"/>
    <w:rsid w:val="566179A8"/>
    <w:rsid w:val="56695A22"/>
    <w:rsid w:val="5680D8A1"/>
    <w:rsid w:val="5688DB9A"/>
    <w:rsid w:val="56A6D557"/>
    <w:rsid w:val="56B8376C"/>
    <w:rsid w:val="56D0A8F4"/>
    <w:rsid w:val="5700A500"/>
    <w:rsid w:val="574774A3"/>
    <w:rsid w:val="5778A105"/>
    <w:rsid w:val="5804A017"/>
    <w:rsid w:val="58143BDD"/>
    <w:rsid w:val="5833BBC3"/>
    <w:rsid w:val="5855A6DE"/>
    <w:rsid w:val="5893BE8D"/>
    <w:rsid w:val="58C23300"/>
    <w:rsid w:val="58FBE081"/>
    <w:rsid w:val="5935EDD9"/>
    <w:rsid w:val="59443358"/>
    <w:rsid w:val="59555284"/>
    <w:rsid w:val="5958E8F1"/>
    <w:rsid w:val="59591F59"/>
    <w:rsid w:val="5998664F"/>
    <w:rsid w:val="59B81F97"/>
    <w:rsid w:val="59B87963"/>
    <w:rsid w:val="59C1ABBC"/>
    <w:rsid w:val="59D0EDE5"/>
    <w:rsid w:val="59DF5C0D"/>
    <w:rsid w:val="59EFF4D4"/>
    <w:rsid w:val="5A056923"/>
    <w:rsid w:val="5A1151BD"/>
    <w:rsid w:val="5ABCF623"/>
    <w:rsid w:val="5B133E84"/>
    <w:rsid w:val="5B3588D7"/>
    <w:rsid w:val="5BC3C63F"/>
    <w:rsid w:val="5BFE6465"/>
    <w:rsid w:val="5C69387D"/>
    <w:rsid w:val="5C724514"/>
    <w:rsid w:val="5CC89BD0"/>
    <w:rsid w:val="5CD1FB48"/>
    <w:rsid w:val="5CDB3868"/>
    <w:rsid w:val="5D088F17"/>
    <w:rsid w:val="5D509C08"/>
    <w:rsid w:val="5D99611B"/>
    <w:rsid w:val="5DBC90B2"/>
    <w:rsid w:val="5DEF6D51"/>
    <w:rsid w:val="5E49CA18"/>
    <w:rsid w:val="5E4BB3CE"/>
    <w:rsid w:val="5E6FF6B8"/>
    <w:rsid w:val="5E8DE472"/>
    <w:rsid w:val="5ED3207E"/>
    <w:rsid w:val="5ED5B034"/>
    <w:rsid w:val="5F478AE3"/>
    <w:rsid w:val="5F4BFDA7"/>
    <w:rsid w:val="5FCAC5A5"/>
    <w:rsid w:val="600700C1"/>
    <w:rsid w:val="60085F9E"/>
    <w:rsid w:val="60304098"/>
    <w:rsid w:val="6081440E"/>
    <w:rsid w:val="60B9D467"/>
    <w:rsid w:val="610FFA9A"/>
    <w:rsid w:val="614018CF"/>
    <w:rsid w:val="6146E527"/>
    <w:rsid w:val="6178B67A"/>
    <w:rsid w:val="61A42FFF"/>
    <w:rsid w:val="61B9C7F5"/>
    <w:rsid w:val="61C4BAEB"/>
    <w:rsid w:val="61C55263"/>
    <w:rsid w:val="61DC3027"/>
    <w:rsid w:val="61DE742C"/>
    <w:rsid w:val="620D50F6"/>
    <w:rsid w:val="627D43C7"/>
    <w:rsid w:val="63004C57"/>
    <w:rsid w:val="631963B5"/>
    <w:rsid w:val="6340196F"/>
    <w:rsid w:val="63C960F1"/>
    <w:rsid w:val="64410CB3"/>
    <w:rsid w:val="6477D637"/>
    <w:rsid w:val="64E4D20A"/>
    <w:rsid w:val="64E9CAA8"/>
    <w:rsid w:val="65064B56"/>
    <w:rsid w:val="6563C2B1"/>
    <w:rsid w:val="657706F2"/>
    <w:rsid w:val="659513B3"/>
    <w:rsid w:val="65ABD3E9"/>
    <w:rsid w:val="65D8629C"/>
    <w:rsid w:val="65E9A7C3"/>
    <w:rsid w:val="66030DD1"/>
    <w:rsid w:val="66032793"/>
    <w:rsid w:val="661F7E06"/>
    <w:rsid w:val="6646E163"/>
    <w:rsid w:val="668616BD"/>
    <w:rsid w:val="669D19A4"/>
    <w:rsid w:val="66C3A18C"/>
    <w:rsid w:val="678D8C7D"/>
    <w:rsid w:val="679CFBC6"/>
    <w:rsid w:val="67B73043"/>
    <w:rsid w:val="67DA98E3"/>
    <w:rsid w:val="68218810"/>
    <w:rsid w:val="68316CB9"/>
    <w:rsid w:val="6866B81C"/>
    <w:rsid w:val="688127BD"/>
    <w:rsid w:val="68A7DF52"/>
    <w:rsid w:val="68C61EAC"/>
    <w:rsid w:val="68EBDD73"/>
    <w:rsid w:val="69177612"/>
    <w:rsid w:val="698E1DD2"/>
    <w:rsid w:val="6991F385"/>
    <w:rsid w:val="699456FE"/>
    <w:rsid w:val="6AF23707"/>
    <w:rsid w:val="6AF72F35"/>
    <w:rsid w:val="6B7554E3"/>
    <w:rsid w:val="6B7F4AA8"/>
    <w:rsid w:val="6B9B900B"/>
    <w:rsid w:val="6BD13DE6"/>
    <w:rsid w:val="6C1FBB72"/>
    <w:rsid w:val="6C9015B8"/>
    <w:rsid w:val="6CC91893"/>
    <w:rsid w:val="6CC9AD27"/>
    <w:rsid w:val="6CDA5086"/>
    <w:rsid w:val="6D08D938"/>
    <w:rsid w:val="6D0BA426"/>
    <w:rsid w:val="6D0C54AD"/>
    <w:rsid w:val="6D18C92C"/>
    <w:rsid w:val="6E1E69E8"/>
    <w:rsid w:val="6E36B99E"/>
    <w:rsid w:val="6EBB01AB"/>
    <w:rsid w:val="6ED68438"/>
    <w:rsid w:val="6F3D9428"/>
    <w:rsid w:val="6F41A401"/>
    <w:rsid w:val="6F9986D0"/>
    <w:rsid w:val="6FB93E2A"/>
    <w:rsid w:val="6FEE2BBD"/>
    <w:rsid w:val="700198CE"/>
    <w:rsid w:val="700BE41B"/>
    <w:rsid w:val="701E715A"/>
    <w:rsid w:val="704D21FD"/>
    <w:rsid w:val="7051D729"/>
    <w:rsid w:val="705862EE"/>
    <w:rsid w:val="7065AC67"/>
    <w:rsid w:val="70758CF3"/>
    <w:rsid w:val="708C2E4E"/>
    <w:rsid w:val="70FEBA6D"/>
    <w:rsid w:val="710306A6"/>
    <w:rsid w:val="7165749A"/>
    <w:rsid w:val="71724275"/>
    <w:rsid w:val="71785FAE"/>
    <w:rsid w:val="717EBDA1"/>
    <w:rsid w:val="71AB0196"/>
    <w:rsid w:val="71DC55A6"/>
    <w:rsid w:val="7243B45A"/>
    <w:rsid w:val="72490EE7"/>
    <w:rsid w:val="7267BB57"/>
    <w:rsid w:val="726E896B"/>
    <w:rsid w:val="726F863D"/>
    <w:rsid w:val="72A1CC30"/>
    <w:rsid w:val="72BD3E28"/>
    <w:rsid w:val="72D20847"/>
    <w:rsid w:val="7385A333"/>
    <w:rsid w:val="73C9E9C8"/>
    <w:rsid w:val="740C9BB9"/>
    <w:rsid w:val="74786628"/>
    <w:rsid w:val="7491A4DD"/>
    <w:rsid w:val="74A87483"/>
    <w:rsid w:val="74C92157"/>
    <w:rsid w:val="74CD857A"/>
    <w:rsid w:val="75630308"/>
    <w:rsid w:val="756B2FE0"/>
    <w:rsid w:val="75831D4A"/>
    <w:rsid w:val="75868251"/>
    <w:rsid w:val="75D7548B"/>
    <w:rsid w:val="760B7FB5"/>
    <w:rsid w:val="760CBD03"/>
    <w:rsid w:val="7635B018"/>
    <w:rsid w:val="766E0130"/>
    <w:rsid w:val="7674D703"/>
    <w:rsid w:val="76C4D753"/>
    <w:rsid w:val="770F8FBE"/>
    <w:rsid w:val="77166A18"/>
    <w:rsid w:val="776075DB"/>
    <w:rsid w:val="776CB1F0"/>
    <w:rsid w:val="77964AF4"/>
    <w:rsid w:val="7796BEC5"/>
    <w:rsid w:val="779CB5F6"/>
    <w:rsid w:val="781C84C4"/>
    <w:rsid w:val="782BFEB8"/>
    <w:rsid w:val="787ED870"/>
    <w:rsid w:val="78A9E7DC"/>
    <w:rsid w:val="793E1DB1"/>
    <w:rsid w:val="795876E7"/>
    <w:rsid w:val="798A6BE4"/>
    <w:rsid w:val="79AA4163"/>
    <w:rsid w:val="79B3F46F"/>
    <w:rsid w:val="79C2D261"/>
    <w:rsid w:val="79F0786E"/>
    <w:rsid w:val="79F214B4"/>
    <w:rsid w:val="7A2D4F4E"/>
    <w:rsid w:val="7A34192F"/>
    <w:rsid w:val="7A3EC7D1"/>
    <w:rsid w:val="7AA0D809"/>
    <w:rsid w:val="7AEA2EFB"/>
    <w:rsid w:val="7B393E37"/>
    <w:rsid w:val="7BCD56F6"/>
    <w:rsid w:val="7BF708D7"/>
    <w:rsid w:val="7C4C973B"/>
    <w:rsid w:val="7C705274"/>
    <w:rsid w:val="7CB38668"/>
    <w:rsid w:val="7CBB259C"/>
    <w:rsid w:val="7CCA4E5A"/>
    <w:rsid w:val="7CD119D0"/>
    <w:rsid w:val="7D081F6E"/>
    <w:rsid w:val="7D1D0F9F"/>
    <w:rsid w:val="7D44C6CE"/>
    <w:rsid w:val="7DC60E51"/>
    <w:rsid w:val="7DD878CB"/>
    <w:rsid w:val="7DE0156F"/>
    <w:rsid w:val="7E4F56C9"/>
    <w:rsid w:val="7E879863"/>
    <w:rsid w:val="7F5CBFF9"/>
    <w:rsid w:val="7FFCD1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2A443"/>
  <w15:chartTrackingRefBased/>
  <w15:docId w15:val="{B25B4A83-5B0B-4180-B22E-C317AF4C5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AA0"/>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paragraph" w:styleId="Heading4">
    <w:name w:val="heading 4"/>
    <w:basedOn w:val="Normal"/>
    <w:next w:val="Normal"/>
    <w:link w:val="Heading4Char"/>
    <w:uiPriority w:val="9"/>
    <w:unhideWhenUsed/>
    <w:qFormat/>
    <w:rsid w:val="00587E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664AC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35270"/>
    <w:rPr>
      <w:color w:val="954F72" w:themeColor="followedHyperlink"/>
      <w:u w:val="single"/>
    </w:rPr>
  </w:style>
  <w:style w:type="paragraph" w:customStyle="1" w:styleId="EndNoteBibliographyTitle">
    <w:name w:val="EndNote Bibliography Title"/>
    <w:basedOn w:val="Normal"/>
    <w:link w:val="EndNoteBibliographyTitleChar"/>
    <w:rsid w:val="003D51F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D51FC"/>
    <w:rPr>
      <w:rFonts w:ascii="Calibri" w:hAnsi="Calibri" w:cs="Calibri"/>
      <w:noProof/>
    </w:rPr>
  </w:style>
  <w:style w:type="paragraph" w:customStyle="1" w:styleId="EndNoteBibliography">
    <w:name w:val="EndNote Bibliography"/>
    <w:basedOn w:val="Normal"/>
    <w:link w:val="EndNoteBibliographyChar"/>
    <w:rsid w:val="003D51F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3D51FC"/>
    <w:rPr>
      <w:rFonts w:ascii="Calibri" w:hAnsi="Calibri" w:cs="Calibri"/>
      <w:noProof/>
    </w:rPr>
  </w:style>
  <w:style w:type="character" w:customStyle="1" w:styleId="Heading3Char">
    <w:name w:val="Heading 3 Char"/>
    <w:basedOn w:val="DefaultParagraphFont"/>
    <w:link w:val="Heading3"/>
    <w:uiPriority w:val="9"/>
    <w:rsid w:val="004F6AA0"/>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4F6AA0"/>
    <w:pPr>
      <w:spacing w:after="200" w:line="240" w:lineRule="auto"/>
    </w:pPr>
    <w:rPr>
      <w:i/>
      <w:iCs/>
      <w:color w:val="44546A" w:themeColor="text2"/>
      <w:sz w:val="18"/>
      <w:szCs w:val="18"/>
      <w:lang w:val="en-GB"/>
    </w:rPr>
  </w:style>
  <w:style w:type="character" w:customStyle="1" w:styleId="Heading4Char">
    <w:name w:val="Heading 4 Char"/>
    <w:basedOn w:val="DefaultParagraphFont"/>
    <w:link w:val="Heading4"/>
    <w:uiPriority w:val="9"/>
    <w:rsid w:val="00587EE2"/>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6701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A66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6F0"/>
  </w:style>
  <w:style w:type="paragraph" w:styleId="Footer">
    <w:name w:val="footer"/>
    <w:basedOn w:val="Normal"/>
    <w:link w:val="FooterChar"/>
    <w:uiPriority w:val="99"/>
    <w:unhideWhenUsed/>
    <w:rsid w:val="00AA66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6F0"/>
  </w:style>
  <w:style w:type="character" w:customStyle="1" w:styleId="text">
    <w:name w:val="text"/>
    <w:basedOn w:val="DefaultParagraphFont"/>
    <w:rsid w:val="00236063"/>
  </w:style>
  <w:style w:type="character" w:styleId="UnresolvedMention">
    <w:name w:val="Unresolved Mention"/>
    <w:basedOn w:val="DefaultParagraphFont"/>
    <w:uiPriority w:val="99"/>
    <w:semiHidden/>
    <w:unhideWhenUsed/>
    <w:rsid w:val="00306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53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colab.research.google.com/drive/14px49cJBeCkJQZ_HlNPlCIvGYNSCuKVZ?usp=shar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ancer.org/content/dam/CRC/PDF/Public/8841.00.pdf" TargetMode="External"/><Relationship Id="R8b12077635fd41f2"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hyperlink" Target="https://gitee.com/neuhwm/GasHisSDB.git." TargetMode="External"/><Relationship Id="rId17" Type="http://schemas.openxmlformats.org/officeDocument/2006/relationships/image" Target="media/image9.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ancer.org/cancer/stomach-cancer/treating/targeted-therapi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aige.ai/clinic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5ED77-6E1A-43B3-AFD7-0390B2F5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5852</Words>
  <Characters>33362</Characters>
  <Application>Microsoft Office Word</Application>
  <DocSecurity>0</DocSecurity>
  <Lines>278</Lines>
  <Paragraphs>78</Paragraphs>
  <ScaleCrop>false</ScaleCrop>
  <Company/>
  <LinksUpToDate>false</LinksUpToDate>
  <CharactersWithSpaces>39136</CharactersWithSpaces>
  <SharedDoc>false</SharedDoc>
  <HLinks>
    <vt:vector size="36" baseType="variant">
      <vt:variant>
        <vt:i4>1310785</vt:i4>
      </vt:variant>
      <vt:variant>
        <vt:i4>178</vt:i4>
      </vt:variant>
      <vt:variant>
        <vt:i4>0</vt:i4>
      </vt:variant>
      <vt:variant>
        <vt:i4>5</vt:i4>
      </vt:variant>
      <vt:variant>
        <vt:lpwstr>https://www.cancer.org/content/dam/CRC/PDF/Public/8841.00.pdf</vt:lpwstr>
      </vt:variant>
      <vt:variant>
        <vt:lpwstr/>
      </vt:variant>
      <vt:variant>
        <vt:i4>851994</vt:i4>
      </vt:variant>
      <vt:variant>
        <vt:i4>175</vt:i4>
      </vt:variant>
      <vt:variant>
        <vt:i4>0</vt:i4>
      </vt:variant>
      <vt:variant>
        <vt:i4>5</vt:i4>
      </vt:variant>
      <vt:variant>
        <vt:lpwstr>https://www.cancer.org/cancer/stomach-cancer/treating/targeted-therapies.html</vt:lpwstr>
      </vt:variant>
      <vt:variant>
        <vt:lpwstr/>
      </vt:variant>
      <vt:variant>
        <vt:i4>1048645</vt:i4>
      </vt:variant>
      <vt:variant>
        <vt:i4>171</vt:i4>
      </vt:variant>
      <vt:variant>
        <vt:i4>0</vt:i4>
      </vt:variant>
      <vt:variant>
        <vt:i4>5</vt:i4>
      </vt:variant>
      <vt:variant>
        <vt:lpwstr>https://www.thermofisher.com/ie/en/home/clinical/preclinical-companion-diagnostic-development/oncomine-oncology/oncomine-focus-assay.html</vt:lpwstr>
      </vt:variant>
      <vt:variant>
        <vt:lpwstr/>
      </vt:variant>
      <vt:variant>
        <vt:i4>8192127</vt:i4>
      </vt:variant>
      <vt:variant>
        <vt:i4>168</vt:i4>
      </vt:variant>
      <vt:variant>
        <vt:i4>0</vt:i4>
      </vt:variant>
      <vt:variant>
        <vt:i4>5</vt:i4>
      </vt:variant>
      <vt:variant>
        <vt:lpwstr>https://paige.ai/clinical/</vt:lpwstr>
      </vt:variant>
      <vt:variant>
        <vt:lpwstr/>
      </vt:variant>
      <vt:variant>
        <vt:i4>3145738</vt:i4>
      </vt:variant>
      <vt:variant>
        <vt:i4>112</vt:i4>
      </vt:variant>
      <vt:variant>
        <vt:i4>0</vt:i4>
      </vt:variant>
      <vt:variant>
        <vt:i4>5</vt:i4>
      </vt:variant>
      <vt:variant>
        <vt:lpwstr>https://colab.research.google.com/drive/14px49cJBeCkJQZ_HlNPlCIvGYNSCuKVZ?usp=sharing</vt:lpwstr>
      </vt:variant>
      <vt:variant>
        <vt:lpwstr/>
      </vt:variant>
      <vt:variant>
        <vt:i4>7077922</vt:i4>
      </vt:variant>
      <vt:variant>
        <vt:i4>88</vt:i4>
      </vt:variant>
      <vt:variant>
        <vt:i4>0</vt:i4>
      </vt:variant>
      <vt:variant>
        <vt:i4>5</vt:i4>
      </vt:variant>
      <vt:variant>
        <vt:lpwstr>https://gitee.com/neuhwm/GasHisSDB.git.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Trone</dc:creator>
  <cp:keywords/>
  <dc:description/>
  <cp:lastModifiedBy>Padraic Mc Donagh</cp:lastModifiedBy>
  <cp:revision>3</cp:revision>
  <dcterms:created xsi:type="dcterms:W3CDTF">2022-04-22T11:40:00Z</dcterms:created>
  <dcterms:modified xsi:type="dcterms:W3CDTF">2022-04-22T11:41:00Z</dcterms:modified>
</cp:coreProperties>
</file>